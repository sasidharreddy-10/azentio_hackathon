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BFDEF6" w14:textId="77777777" w:rsidR="00FB54C0" w:rsidRDefault="00000000">
      <w:pPr>
        <w:pStyle w:val="Heading1"/>
      </w:pPr>
      <w:bookmarkStart w:id="0" w:name="hackathon-problem-statement"/>
      <w:r>
        <w:t>Hackathon Problem Statement</w:t>
      </w:r>
    </w:p>
    <w:p w14:paraId="3FD948C0" w14:textId="77777777" w:rsidR="00FB54C0" w:rsidRDefault="00000000">
      <w:pPr>
        <w:pStyle w:val="Heading1"/>
      </w:pPr>
      <w:bookmarkStart w:id="1" w:name="X9a38e94ad318dbc43b67863b21ba0b50863f8c1"/>
      <w:bookmarkEnd w:id="0"/>
      <w:r>
        <w:t>Fine-Tune a Small Language Model for Lending Intelligence &amp; Credit Risk Assessment</w:t>
      </w:r>
    </w:p>
    <w:p w14:paraId="0DC8CF3C" w14:textId="77777777" w:rsidR="00FB54C0" w:rsidRPr="0046006C" w:rsidRDefault="00000000">
      <w:pPr>
        <w:pStyle w:val="Heading2"/>
        <w:rPr>
          <w:sz w:val="28"/>
          <w:szCs w:val="28"/>
        </w:rPr>
      </w:pPr>
      <w:bookmarkStart w:id="2" w:name="theme-summary"/>
      <w:r w:rsidRPr="0046006C">
        <w:rPr>
          <w:sz w:val="28"/>
          <w:szCs w:val="28"/>
        </w:rPr>
        <w:t>Theme / Summary</w:t>
      </w:r>
    </w:p>
    <w:p w14:paraId="6BC2F055" w14:textId="77777777" w:rsidR="00FB54C0" w:rsidRDefault="00000000">
      <w:pPr>
        <w:pStyle w:val="FirstParagraph"/>
      </w:pPr>
      <w:r>
        <w:t>Lending AI – Fine-tune a Small Language Model (SLM) with fewer than 3 billion parameters on a real-world lending dataset to build a domain-aware Lending Intelligence Assistant.</w:t>
      </w:r>
    </w:p>
    <w:p w14:paraId="308AEE48" w14:textId="77777777" w:rsidR="00FB54C0" w:rsidRDefault="00000000">
      <w:pPr>
        <w:pStyle w:val="BodyText"/>
      </w:pPr>
      <w:r>
        <w:t>Participants will prepare training data, apply LoRA-based fine-tuning, and demonstrate measurable improvement over the base model on lending-specific tasks such as:</w:t>
      </w:r>
    </w:p>
    <w:p w14:paraId="5CE40E4E" w14:textId="77777777" w:rsidR="00FB54C0" w:rsidRPr="00CF73E5" w:rsidRDefault="00000000">
      <w:pPr>
        <w:pStyle w:val="Compact"/>
        <w:numPr>
          <w:ilvl w:val="0"/>
          <w:numId w:val="1"/>
        </w:numPr>
        <w:rPr>
          <w:b/>
          <w:bCs/>
        </w:rPr>
      </w:pPr>
      <w:r w:rsidRPr="00CF73E5">
        <w:rPr>
          <w:b/>
          <w:bCs/>
        </w:rPr>
        <w:t>Loan Summary Generation</w:t>
      </w:r>
    </w:p>
    <w:p w14:paraId="3405B17C" w14:textId="77777777" w:rsidR="00FB54C0" w:rsidRPr="00CF73E5" w:rsidRDefault="00000000">
      <w:pPr>
        <w:pStyle w:val="Compact"/>
        <w:numPr>
          <w:ilvl w:val="0"/>
          <w:numId w:val="1"/>
        </w:numPr>
        <w:rPr>
          <w:b/>
          <w:bCs/>
        </w:rPr>
      </w:pPr>
      <w:r w:rsidRPr="00CF73E5">
        <w:rPr>
          <w:b/>
          <w:bCs/>
        </w:rPr>
        <w:t>Credit Risk Classification</w:t>
      </w:r>
    </w:p>
    <w:p w14:paraId="5976B225" w14:textId="77777777" w:rsidR="00FB54C0" w:rsidRPr="00CF73E5" w:rsidRDefault="00000000">
      <w:pPr>
        <w:pStyle w:val="Compact"/>
        <w:numPr>
          <w:ilvl w:val="0"/>
          <w:numId w:val="1"/>
        </w:numPr>
        <w:rPr>
          <w:b/>
          <w:bCs/>
        </w:rPr>
      </w:pPr>
      <w:r w:rsidRPr="00CF73E5">
        <w:rPr>
          <w:b/>
          <w:bCs/>
        </w:rPr>
        <w:t>Loan Approval Recommendation</w:t>
      </w:r>
    </w:p>
    <w:p w14:paraId="480EAA0D" w14:textId="77777777" w:rsidR="00FB54C0" w:rsidRDefault="00877DB1">
      <w:r>
        <w:rPr>
          <w:noProof/>
        </w:rPr>
        <w:pict w14:anchorId="62676C2F">
          <v:rect id="_x0000_i1038" alt="" style="width:468pt;height:.05pt;mso-width-percent:0;mso-height-percent:0;mso-width-percent:0;mso-height-percent:0" o:hralign="center" o:hrstd="t" o:hr="t"/>
        </w:pict>
      </w:r>
    </w:p>
    <w:p w14:paraId="759EA051" w14:textId="77777777" w:rsidR="00FB54C0" w:rsidRDefault="00000000">
      <w:pPr>
        <w:pStyle w:val="Heading1"/>
      </w:pPr>
      <w:bookmarkStart w:id="3" w:name="business-scenario"/>
      <w:bookmarkEnd w:id="1"/>
      <w:bookmarkEnd w:id="2"/>
      <w:r>
        <w:t>Business Scenario</w:t>
      </w:r>
    </w:p>
    <w:p w14:paraId="61793D55" w14:textId="77777777" w:rsidR="00FB54C0" w:rsidRDefault="00000000">
      <w:pPr>
        <w:pStyle w:val="FirstParagraph"/>
      </w:pPr>
      <w:r>
        <w:t>ABC Finance Ltd. is a leading retail lending organization that processes thousands of loan applications every month across Personal Loans, Vehicle Loans, MSME Loans, Consumer Durable Loans, and Home Loans.</w:t>
      </w:r>
    </w:p>
    <w:p w14:paraId="0332D41A" w14:textId="77777777" w:rsidR="00FB54C0" w:rsidRDefault="00000000">
      <w:pPr>
        <w:pStyle w:val="BodyText"/>
      </w:pPr>
      <w:r>
        <w:t>Loan officers, underwriters, and collections teams face several challenges:</w:t>
      </w:r>
    </w:p>
    <w:p w14:paraId="4FFFA457" w14:textId="77777777" w:rsidR="00FB54C0" w:rsidRDefault="00000000">
      <w:pPr>
        <w:pStyle w:val="Compact"/>
        <w:numPr>
          <w:ilvl w:val="0"/>
          <w:numId w:val="2"/>
        </w:numPr>
      </w:pPr>
      <w:r>
        <w:t>Assessing borrower creditworthiness consistently</w:t>
      </w:r>
    </w:p>
    <w:p w14:paraId="1D506E9C" w14:textId="77777777" w:rsidR="00FB54C0" w:rsidRDefault="00000000">
      <w:pPr>
        <w:pStyle w:val="Compact"/>
        <w:numPr>
          <w:ilvl w:val="0"/>
          <w:numId w:val="2"/>
        </w:numPr>
      </w:pPr>
      <w:r>
        <w:t>Identifying high-risk customers early</w:t>
      </w:r>
    </w:p>
    <w:p w14:paraId="31B0085A" w14:textId="77777777" w:rsidR="00FB54C0" w:rsidRDefault="00000000">
      <w:pPr>
        <w:pStyle w:val="Compact"/>
        <w:numPr>
          <w:ilvl w:val="0"/>
          <w:numId w:val="2"/>
        </w:numPr>
      </w:pPr>
      <w:r>
        <w:t>Predicting future delinquencies</w:t>
      </w:r>
    </w:p>
    <w:p w14:paraId="493D2895" w14:textId="77777777" w:rsidR="00FB54C0" w:rsidRDefault="00000000">
      <w:pPr>
        <w:pStyle w:val="Compact"/>
        <w:numPr>
          <w:ilvl w:val="0"/>
          <w:numId w:val="2"/>
        </w:numPr>
      </w:pPr>
      <w:r>
        <w:t>Prioritizing collection activities</w:t>
      </w:r>
    </w:p>
    <w:p w14:paraId="4A4AA555" w14:textId="77777777" w:rsidR="00FB54C0" w:rsidRDefault="00000000">
      <w:pPr>
        <w:pStyle w:val="Compact"/>
        <w:numPr>
          <w:ilvl w:val="0"/>
          <w:numId w:val="2"/>
        </w:numPr>
      </w:pPr>
      <w:r>
        <w:t>Explaining lending decisions transparently</w:t>
      </w:r>
    </w:p>
    <w:p w14:paraId="2CB5997A" w14:textId="77777777" w:rsidR="00FB54C0" w:rsidRDefault="00000000">
      <w:pPr>
        <w:pStyle w:val="FirstParagraph"/>
      </w:pPr>
      <w:r>
        <w:t>The organization recently piloted a generic Large Language Model chatbot to assist credit officers. However, the results have been disappointing.</w:t>
      </w:r>
    </w:p>
    <w:p w14:paraId="4DCDB0DD" w14:textId="77777777" w:rsidR="00FB54C0" w:rsidRDefault="00000000">
      <w:pPr>
        <w:pStyle w:val="BodyText"/>
      </w:pPr>
      <w:r>
        <w:t>The model:</w:t>
      </w:r>
    </w:p>
    <w:p w14:paraId="6706FC6D" w14:textId="77777777" w:rsidR="00FB54C0" w:rsidRDefault="00000000">
      <w:pPr>
        <w:pStyle w:val="Compact"/>
        <w:numPr>
          <w:ilvl w:val="0"/>
          <w:numId w:val="3"/>
        </w:numPr>
      </w:pPr>
      <w:r>
        <w:t>Does not understand lending concepts such as DPD, FOIR, Bureau Score, and Collection Buckets.</w:t>
      </w:r>
    </w:p>
    <w:p w14:paraId="120EE241" w14:textId="77777777" w:rsidR="00FB54C0" w:rsidRDefault="00000000">
      <w:pPr>
        <w:pStyle w:val="Compact"/>
        <w:numPr>
          <w:ilvl w:val="0"/>
          <w:numId w:val="3"/>
        </w:numPr>
      </w:pPr>
      <w:r>
        <w:t>Confuses sanctioned amount with outstanding balance.</w:t>
      </w:r>
    </w:p>
    <w:p w14:paraId="600A865E" w14:textId="77777777" w:rsidR="00FB54C0" w:rsidRDefault="00000000">
      <w:pPr>
        <w:pStyle w:val="Compact"/>
        <w:numPr>
          <w:ilvl w:val="0"/>
          <w:numId w:val="3"/>
        </w:numPr>
      </w:pPr>
      <w:r>
        <w:t>Generates inconsistent underwriting recommendations.</w:t>
      </w:r>
    </w:p>
    <w:p w14:paraId="0ED1AB2E" w14:textId="77777777" w:rsidR="00FB54C0" w:rsidRDefault="00000000">
      <w:pPr>
        <w:pStyle w:val="Compact"/>
        <w:numPr>
          <w:ilvl w:val="0"/>
          <w:numId w:val="3"/>
        </w:numPr>
      </w:pPr>
      <w:r>
        <w:lastRenderedPageBreak/>
        <w:t>Fails to identify early warning signals of delinquency.</w:t>
      </w:r>
    </w:p>
    <w:p w14:paraId="1CA0ADD3" w14:textId="77777777" w:rsidR="00FB54C0" w:rsidRDefault="00000000">
      <w:pPr>
        <w:pStyle w:val="Compact"/>
        <w:numPr>
          <w:ilvl w:val="0"/>
          <w:numId w:val="3"/>
        </w:numPr>
      </w:pPr>
      <w:r>
        <w:t>Produces unreliable explanations for loan approval and rejection decisions.</w:t>
      </w:r>
    </w:p>
    <w:p w14:paraId="5B392E46" w14:textId="77777777" w:rsidR="00FB54C0" w:rsidRDefault="00000000">
      <w:pPr>
        <w:pStyle w:val="FirstParagraph"/>
      </w:pPr>
      <w:r>
        <w:t>The Data Science team has curated a lending dataset containing customer demographics, income details, loan characteristics, bureau scores, repayment behavior, delinquency history, and loan outcomes.</w:t>
      </w:r>
    </w:p>
    <w:p w14:paraId="3BB11D3B" w14:textId="77777777" w:rsidR="00FB54C0" w:rsidRDefault="00000000">
      <w:pPr>
        <w:pStyle w:val="BodyText"/>
      </w:pPr>
      <w:r>
        <w:t>Your mission is to fine-tune a Small Language Model (SLM) using LoRA/QLoRA to transform a generic model into a domain-aware Lending Intelligence Assistant capable of helping underwriters, credit analysts, portfolio managers, and collection teams make informed decisions.</w:t>
      </w:r>
    </w:p>
    <w:p w14:paraId="14BB2632" w14:textId="77777777" w:rsidR="00FB54C0" w:rsidRDefault="00877DB1">
      <w:r>
        <w:rPr>
          <w:noProof/>
        </w:rPr>
        <w:pict w14:anchorId="1241B2FE">
          <v:rect id="_x0000_i1037" alt="" style="width:468pt;height:.05pt;mso-width-percent:0;mso-height-percent:0;mso-width-percent:0;mso-height-percent:0" o:hralign="center" o:hrstd="t" o:hr="t"/>
        </w:pict>
      </w:r>
    </w:p>
    <w:p w14:paraId="6AB503C2" w14:textId="77777777" w:rsidR="00FB54C0" w:rsidRDefault="00000000">
      <w:pPr>
        <w:pStyle w:val="Heading1"/>
      </w:pPr>
      <w:bookmarkStart w:id="4" w:name="dataset"/>
      <w:bookmarkEnd w:id="3"/>
      <w:r>
        <w:t>Dataset</w:t>
      </w:r>
    </w:p>
    <w:p w14:paraId="3D5E2123" w14:textId="7697DF57" w:rsidR="00FB54C0" w:rsidRDefault="00000000">
      <w:pPr>
        <w:pStyle w:val="FirstParagraph"/>
      </w:pPr>
      <w:r>
        <w:t xml:space="preserve">Participants will receive a lending dataset containing approximately </w:t>
      </w:r>
      <w:r w:rsidR="00E34BC1">
        <w:t>1</w:t>
      </w:r>
      <w:r>
        <w:t>,000 loan records.</w:t>
      </w:r>
    </w:p>
    <w:p w14:paraId="5F2A18A0" w14:textId="77777777" w:rsidR="00FB54C0" w:rsidRDefault="00000000">
      <w:pPr>
        <w:pStyle w:val="BodyText"/>
      </w:pPr>
      <w:r>
        <w:t>Example fields include:</w:t>
      </w:r>
    </w:p>
    <w:p w14:paraId="1AF038F7" w14:textId="77777777" w:rsidR="00642DA3" w:rsidRPr="00392889" w:rsidRDefault="00642DA3" w:rsidP="00392889">
      <w:pPr>
        <w:pStyle w:val="Heading1"/>
        <w:rPr>
          <w:sz w:val="32"/>
          <w:szCs w:val="32"/>
        </w:rPr>
      </w:pPr>
      <w:r w:rsidRPr="00392889">
        <w:rPr>
          <w:sz w:val="32"/>
          <w:szCs w:val="32"/>
        </w:rPr>
        <w:t>Loan Portfolio Dataset – Data Dictionary</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4"/>
        <w:gridCol w:w="960"/>
        <w:gridCol w:w="1904"/>
        <w:gridCol w:w="1501"/>
        <w:gridCol w:w="2091"/>
      </w:tblGrid>
      <w:tr w:rsidR="00642DA3" w:rsidRPr="00A04D4B" w14:paraId="53B41806" w14:textId="77777777" w:rsidTr="00392889">
        <w:trPr>
          <w:tblHeader/>
          <w:tblCellSpacing w:w="15" w:type="dxa"/>
        </w:trPr>
        <w:tc>
          <w:tcPr>
            <w:tcW w:w="0" w:type="auto"/>
            <w:vAlign w:val="center"/>
            <w:hideMark/>
          </w:tcPr>
          <w:p w14:paraId="0CC6101C" w14:textId="77777777" w:rsidR="00642DA3" w:rsidRPr="00392889" w:rsidRDefault="00642DA3" w:rsidP="00392889">
            <w:pPr>
              <w:spacing w:after="0"/>
              <w:jc w:val="center"/>
              <w:rPr>
                <w:rFonts w:eastAsia="Times New Roman" w:cs="Times New Roman"/>
                <w:b/>
                <w:bCs/>
              </w:rPr>
            </w:pPr>
            <w:r w:rsidRPr="00392889">
              <w:rPr>
                <w:rFonts w:eastAsia="Times New Roman" w:cs="Times New Roman"/>
                <w:b/>
                <w:bCs/>
              </w:rPr>
              <w:t>Field Name</w:t>
            </w:r>
          </w:p>
        </w:tc>
        <w:tc>
          <w:tcPr>
            <w:tcW w:w="0" w:type="auto"/>
            <w:vAlign w:val="center"/>
            <w:hideMark/>
          </w:tcPr>
          <w:p w14:paraId="2564B460" w14:textId="77777777" w:rsidR="00642DA3" w:rsidRPr="00392889" w:rsidRDefault="00642DA3" w:rsidP="00392889">
            <w:pPr>
              <w:spacing w:after="0"/>
              <w:jc w:val="center"/>
              <w:rPr>
                <w:rFonts w:eastAsia="Times New Roman" w:cs="Times New Roman"/>
                <w:b/>
                <w:bCs/>
              </w:rPr>
            </w:pPr>
            <w:r w:rsidRPr="00392889">
              <w:rPr>
                <w:rFonts w:eastAsia="Times New Roman" w:cs="Times New Roman"/>
                <w:b/>
                <w:bCs/>
              </w:rPr>
              <w:t>Data Type</w:t>
            </w:r>
          </w:p>
        </w:tc>
        <w:tc>
          <w:tcPr>
            <w:tcW w:w="0" w:type="auto"/>
            <w:vAlign w:val="center"/>
            <w:hideMark/>
          </w:tcPr>
          <w:p w14:paraId="2368952D" w14:textId="77777777" w:rsidR="00642DA3" w:rsidRPr="00392889" w:rsidRDefault="00642DA3" w:rsidP="00392889">
            <w:pPr>
              <w:spacing w:after="0"/>
              <w:jc w:val="center"/>
              <w:rPr>
                <w:rFonts w:eastAsia="Times New Roman" w:cs="Times New Roman"/>
                <w:b/>
                <w:bCs/>
              </w:rPr>
            </w:pPr>
            <w:r w:rsidRPr="00392889">
              <w:rPr>
                <w:rFonts w:eastAsia="Times New Roman" w:cs="Times New Roman"/>
                <w:b/>
                <w:bCs/>
              </w:rPr>
              <w:t>Description</w:t>
            </w:r>
          </w:p>
        </w:tc>
        <w:tc>
          <w:tcPr>
            <w:tcW w:w="0" w:type="auto"/>
            <w:vAlign w:val="center"/>
            <w:hideMark/>
          </w:tcPr>
          <w:p w14:paraId="7E2FB211" w14:textId="77777777" w:rsidR="00642DA3" w:rsidRPr="00392889" w:rsidRDefault="00642DA3" w:rsidP="00392889">
            <w:pPr>
              <w:spacing w:after="0"/>
              <w:jc w:val="center"/>
              <w:rPr>
                <w:rFonts w:eastAsia="Times New Roman" w:cs="Times New Roman"/>
                <w:b/>
                <w:bCs/>
              </w:rPr>
            </w:pPr>
            <w:r w:rsidRPr="00392889">
              <w:rPr>
                <w:rFonts w:eastAsia="Times New Roman" w:cs="Times New Roman"/>
                <w:b/>
                <w:bCs/>
              </w:rPr>
              <w:t>Example</w:t>
            </w:r>
          </w:p>
        </w:tc>
        <w:tc>
          <w:tcPr>
            <w:tcW w:w="0" w:type="auto"/>
            <w:vAlign w:val="center"/>
            <w:hideMark/>
          </w:tcPr>
          <w:p w14:paraId="06CF2466" w14:textId="77777777" w:rsidR="00642DA3" w:rsidRPr="00392889" w:rsidRDefault="00642DA3" w:rsidP="00392889">
            <w:pPr>
              <w:spacing w:after="0"/>
              <w:jc w:val="center"/>
              <w:rPr>
                <w:rFonts w:eastAsia="Times New Roman" w:cs="Times New Roman"/>
                <w:b/>
                <w:bCs/>
              </w:rPr>
            </w:pPr>
            <w:r w:rsidRPr="00392889">
              <w:rPr>
                <w:rFonts w:eastAsia="Times New Roman" w:cs="Times New Roman"/>
                <w:b/>
                <w:bCs/>
              </w:rPr>
              <w:t>Business Significance</w:t>
            </w:r>
          </w:p>
        </w:tc>
      </w:tr>
      <w:tr w:rsidR="00642DA3" w:rsidRPr="00A04D4B" w14:paraId="309D14D8" w14:textId="77777777" w:rsidTr="00392889">
        <w:trPr>
          <w:tblCellSpacing w:w="15" w:type="dxa"/>
        </w:trPr>
        <w:tc>
          <w:tcPr>
            <w:tcW w:w="0" w:type="auto"/>
            <w:vAlign w:val="center"/>
            <w:hideMark/>
          </w:tcPr>
          <w:p w14:paraId="3F0A7625" w14:textId="77777777" w:rsidR="00642DA3" w:rsidRPr="00392889" w:rsidRDefault="00642DA3" w:rsidP="00392889">
            <w:pPr>
              <w:spacing w:after="0"/>
              <w:rPr>
                <w:rFonts w:eastAsia="Times New Roman" w:cs="Times New Roman"/>
              </w:rPr>
            </w:pPr>
            <w:r w:rsidRPr="00392889">
              <w:rPr>
                <w:rFonts w:eastAsia="Times New Roman" w:cs="Times New Roman"/>
                <w:b/>
                <w:bCs/>
              </w:rPr>
              <w:t>LOAN_ID</w:t>
            </w:r>
          </w:p>
        </w:tc>
        <w:tc>
          <w:tcPr>
            <w:tcW w:w="0" w:type="auto"/>
            <w:vAlign w:val="center"/>
            <w:hideMark/>
          </w:tcPr>
          <w:p w14:paraId="0F634CBA"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6F832288" w14:textId="77777777" w:rsidR="00642DA3" w:rsidRPr="00392889" w:rsidRDefault="00642DA3" w:rsidP="00392889">
            <w:pPr>
              <w:spacing w:after="0"/>
              <w:rPr>
                <w:rFonts w:eastAsia="Times New Roman" w:cs="Times New Roman"/>
              </w:rPr>
            </w:pPr>
            <w:r w:rsidRPr="00392889">
              <w:rPr>
                <w:rFonts w:eastAsia="Times New Roman" w:cs="Times New Roman"/>
              </w:rPr>
              <w:t>Unique identifier assigned to a loan account.</w:t>
            </w:r>
          </w:p>
        </w:tc>
        <w:tc>
          <w:tcPr>
            <w:tcW w:w="0" w:type="auto"/>
            <w:vAlign w:val="center"/>
            <w:hideMark/>
          </w:tcPr>
          <w:p w14:paraId="14D0A6A2" w14:textId="77777777" w:rsidR="00642DA3" w:rsidRPr="00392889" w:rsidRDefault="00642DA3" w:rsidP="00392889">
            <w:pPr>
              <w:spacing w:after="0"/>
              <w:rPr>
                <w:rFonts w:eastAsia="Times New Roman" w:cs="Times New Roman"/>
              </w:rPr>
            </w:pPr>
            <w:r w:rsidRPr="00392889">
              <w:rPr>
                <w:rFonts w:eastAsia="Times New Roman" w:cs="Times New Roman"/>
              </w:rPr>
              <w:t>LN00012345</w:t>
            </w:r>
          </w:p>
        </w:tc>
        <w:tc>
          <w:tcPr>
            <w:tcW w:w="0" w:type="auto"/>
            <w:vAlign w:val="center"/>
            <w:hideMark/>
          </w:tcPr>
          <w:p w14:paraId="239545A2" w14:textId="77777777" w:rsidR="00642DA3" w:rsidRPr="00392889" w:rsidRDefault="00642DA3" w:rsidP="00392889">
            <w:pPr>
              <w:spacing w:after="0"/>
              <w:rPr>
                <w:rFonts w:eastAsia="Times New Roman" w:cs="Times New Roman"/>
              </w:rPr>
            </w:pPr>
            <w:r w:rsidRPr="00392889">
              <w:rPr>
                <w:rFonts w:eastAsia="Times New Roman" w:cs="Times New Roman"/>
              </w:rPr>
              <w:t>Primary key used to identify a loan.</w:t>
            </w:r>
          </w:p>
        </w:tc>
      </w:tr>
      <w:tr w:rsidR="00642DA3" w:rsidRPr="00A04D4B" w14:paraId="664CB710" w14:textId="77777777" w:rsidTr="00392889">
        <w:trPr>
          <w:tblCellSpacing w:w="15" w:type="dxa"/>
        </w:trPr>
        <w:tc>
          <w:tcPr>
            <w:tcW w:w="0" w:type="auto"/>
            <w:vAlign w:val="center"/>
            <w:hideMark/>
          </w:tcPr>
          <w:p w14:paraId="153576C4" w14:textId="77777777" w:rsidR="00642DA3" w:rsidRPr="00392889" w:rsidRDefault="00642DA3" w:rsidP="00392889">
            <w:pPr>
              <w:spacing w:after="0"/>
              <w:rPr>
                <w:rFonts w:eastAsia="Times New Roman" w:cs="Times New Roman"/>
              </w:rPr>
            </w:pPr>
            <w:r w:rsidRPr="00392889">
              <w:rPr>
                <w:rFonts w:eastAsia="Times New Roman" w:cs="Times New Roman"/>
                <w:b/>
                <w:bCs/>
              </w:rPr>
              <w:t>CUSTOMER_ID</w:t>
            </w:r>
          </w:p>
        </w:tc>
        <w:tc>
          <w:tcPr>
            <w:tcW w:w="0" w:type="auto"/>
            <w:vAlign w:val="center"/>
            <w:hideMark/>
          </w:tcPr>
          <w:p w14:paraId="3F19FDF1"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632FDDFE" w14:textId="77777777" w:rsidR="00642DA3" w:rsidRPr="00392889" w:rsidRDefault="00642DA3" w:rsidP="00392889">
            <w:pPr>
              <w:spacing w:after="0"/>
              <w:rPr>
                <w:rFonts w:eastAsia="Times New Roman" w:cs="Times New Roman"/>
              </w:rPr>
            </w:pPr>
            <w:r w:rsidRPr="00392889">
              <w:rPr>
                <w:rFonts w:eastAsia="Times New Roman" w:cs="Times New Roman"/>
              </w:rPr>
              <w:t>Unique identifier assigned to a customer. A customer may have multiple loans.</w:t>
            </w:r>
          </w:p>
        </w:tc>
        <w:tc>
          <w:tcPr>
            <w:tcW w:w="0" w:type="auto"/>
            <w:vAlign w:val="center"/>
            <w:hideMark/>
          </w:tcPr>
          <w:p w14:paraId="3E643224" w14:textId="77777777" w:rsidR="00642DA3" w:rsidRPr="00392889" w:rsidRDefault="00642DA3" w:rsidP="00392889">
            <w:pPr>
              <w:spacing w:after="0"/>
              <w:rPr>
                <w:rFonts w:eastAsia="Times New Roman" w:cs="Times New Roman"/>
              </w:rPr>
            </w:pPr>
            <w:r w:rsidRPr="00392889">
              <w:rPr>
                <w:rFonts w:eastAsia="Times New Roman" w:cs="Times New Roman"/>
              </w:rPr>
              <w:t>CUST10025</w:t>
            </w:r>
          </w:p>
        </w:tc>
        <w:tc>
          <w:tcPr>
            <w:tcW w:w="0" w:type="auto"/>
            <w:vAlign w:val="center"/>
            <w:hideMark/>
          </w:tcPr>
          <w:p w14:paraId="24E452E4" w14:textId="77777777" w:rsidR="00642DA3" w:rsidRPr="00392889" w:rsidRDefault="00642DA3" w:rsidP="00392889">
            <w:pPr>
              <w:spacing w:after="0"/>
              <w:rPr>
                <w:rFonts w:eastAsia="Times New Roman" w:cs="Times New Roman"/>
              </w:rPr>
            </w:pPr>
            <w:r w:rsidRPr="00392889">
              <w:rPr>
                <w:rFonts w:eastAsia="Times New Roman" w:cs="Times New Roman"/>
              </w:rPr>
              <w:t>Used to link multiple loans belonging to the same customer.</w:t>
            </w:r>
          </w:p>
        </w:tc>
      </w:tr>
      <w:tr w:rsidR="00642DA3" w:rsidRPr="00A04D4B" w14:paraId="418CB64B" w14:textId="77777777" w:rsidTr="00392889">
        <w:trPr>
          <w:tblCellSpacing w:w="15" w:type="dxa"/>
        </w:trPr>
        <w:tc>
          <w:tcPr>
            <w:tcW w:w="0" w:type="auto"/>
            <w:vAlign w:val="center"/>
            <w:hideMark/>
          </w:tcPr>
          <w:p w14:paraId="2817D088" w14:textId="77777777" w:rsidR="00642DA3" w:rsidRPr="00392889" w:rsidRDefault="00642DA3" w:rsidP="00392889">
            <w:pPr>
              <w:spacing w:after="0"/>
              <w:rPr>
                <w:rFonts w:eastAsia="Times New Roman" w:cs="Times New Roman"/>
              </w:rPr>
            </w:pPr>
            <w:r w:rsidRPr="00392889">
              <w:rPr>
                <w:rFonts w:eastAsia="Times New Roman" w:cs="Times New Roman"/>
                <w:b/>
                <w:bCs/>
              </w:rPr>
              <w:t>AGE</w:t>
            </w:r>
          </w:p>
        </w:tc>
        <w:tc>
          <w:tcPr>
            <w:tcW w:w="0" w:type="auto"/>
            <w:vAlign w:val="center"/>
            <w:hideMark/>
          </w:tcPr>
          <w:p w14:paraId="34A7C494"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232D2D12" w14:textId="77777777" w:rsidR="00642DA3" w:rsidRPr="00392889" w:rsidRDefault="00642DA3" w:rsidP="00392889">
            <w:pPr>
              <w:spacing w:after="0"/>
              <w:rPr>
                <w:rFonts w:eastAsia="Times New Roman" w:cs="Times New Roman"/>
              </w:rPr>
            </w:pPr>
            <w:r w:rsidRPr="00392889">
              <w:rPr>
                <w:rFonts w:eastAsia="Times New Roman" w:cs="Times New Roman"/>
              </w:rPr>
              <w:t>Age of the borrower in years.</w:t>
            </w:r>
          </w:p>
        </w:tc>
        <w:tc>
          <w:tcPr>
            <w:tcW w:w="0" w:type="auto"/>
            <w:vAlign w:val="center"/>
            <w:hideMark/>
          </w:tcPr>
          <w:p w14:paraId="1726D413" w14:textId="77777777" w:rsidR="00642DA3" w:rsidRPr="00392889" w:rsidRDefault="00642DA3" w:rsidP="00392889">
            <w:pPr>
              <w:spacing w:after="0"/>
              <w:rPr>
                <w:rFonts w:eastAsia="Times New Roman" w:cs="Times New Roman"/>
              </w:rPr>
            </w:pPr>
            <w:r w:rsidRPr="00392889">
              <w:rPr>
                <w:rFonts w:eastAsia="Times New Roman" w:cs="Times New Roman"/>
              </w:rPr>
              <w:t>35</w:t>
            </w:r>
          </w:p>
        </w:tc>
        <w:tc>
          <w:tcPr>
            <w:tcW w:w="0" w:type="auto"/>
            <w:vAlign w:val="center"/>
            <w:hideMark/>
          </w:tcPr>
          <w:p w14:paraId="47A289C9" w14:textId="77777777" w:rsidR="00642DA3" w:rsidRPr="00392889" w:rsidRDefault="00642DA3" w:rsidP="00392889">
            <w:pPr>
              <w:spacing w:after="0"/>
              <w:rPr>
                <w:rFonts w:eastAsia="Times New Roman" w:cs="Times New Roman"/>
              </w:rPr>
            </w:pPr>
            <w:r w:rsidRPr="00392889">
              <w:rPr>
                <w:rFonts w:eastAsia="Times New Roman" w:cs="Times New Roman"/>
              </w:rPr>
              <w:t>Important factor in credit underwriting and risk assessment.</w:t>
            </w:r>
          </w:p>
        </w:tc>
      </w:tr>
      <w:tr w:rsidR="00642DA3" w:rsidRPr="00A04D4B" w14:paraId="50F08334" w14:textId="77777777" w:rsidTr="00392889">
        <w:trPr>
          <w:tblCellSpacing w:w="15" w:type="dxa"/>
        </w:trPr>
        <w:tc>
          <w:tcPr>
            <w:tcW w:w="0" w:type="auto"/>
            <w:vAlign w:val="center"/>
            <w:hideMark/>
          </w:tcPr>
          <w:p w14:paraId="4E3A1FA8" w14:textId="77777777" w:rsidR="00642DA3" w:rsidRPr="00392889" w:rsidRDefault="00642DA3" w:rsidP="00392889">
            <w:pPr>
              <w:spacing w:after="0"/>
              <w:rPr>
                <w:rFonts w:eastAsia="Times New Roman" w:cs="Times New Roman"/>
              </w:rPr>
            </w:pPr>
            <w:r w:rsidRPr="00392889">
              <w:rPr>
                <w:rFonts w:eastAsia="Times New Roman" w:cs="Times New Roman"/>
                <w:b/>
                <w:bCs/>
              </w:rPr>
              <w:t>GENDER</w:t>
            </w:r>
          </w:p>
        </w:tc>
        <w:tc>
          <w:tcPr>
            <w:tcW w:w="0" w:type="auto"/>
            <w:vAlign w:val="center"/>
            <w:hideMark/>
          </w:tcPr>
          <w:p w14:paraId="26DD43A7"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11792C6C" w14:textId="77777777" w:rsidR="00642DA3" w:rsidRPr="00392889" w:rsidRDefault="00642DA3" w:rsidP="00392889">
            <w:pPr>
              <w:spacing w:after="0"/>
              <w:rPr>
                <w:rFonts w:eastAsia="Times New Roman" w:cs="Times New Roman"/>
              </w:rPr>
            </w:pPr>
            <w:r w:rsidRPr="00392889">
              <w:rPr>
                <w:rFonts w:eastAsia="Times New Roman" w:cs="Times New Roman"/>
              </w:rPr>
              <w:t>Gender of the borrower.</w:t>
            </w:r>
          </w:p>
        </w:tc>
        <w:tc>
          <w:tcPr>
            <w:tcW w:w="0" w:type="auto"/>
            <w:vAlign w:val="center"/>
            <w:hideMark/>
          </w:tcPr>
          <w:p w14:paraId="70A9DB09" w14:textId="77777777" w:rsidR="00642DA3" w:rsidRPr="00392889" w:rsidRDefault="00642DA3" w:rsidP="00392889">
            <w:pPr>
              <w:spacing w:after="0"/>
              <w:rPr>
                <w:rFonts w:eastAsia="Times New Roman" w:cs="Times New Roman"/>
              </w:rPr>
            </w:pPr>
            <w:r w:rsidRPr="00392889">
              <w:rPr>
                <w:rFonts w:eastAsia="Times New Roman" w:cs="Times New Roman"/>
              </w:rPr>
              <w:t>Male, Female</w:t>
            </w:r>
          </w:p>
        </w:tc>
        <w:tc>
          <w:tcPr>
            <w:tcW w:w="0" w:type="auto"/>
            <w:vAlign w:val="center"/>
            <w:hideMark/>
          </w:tcPr>
          <w:p w14:paraId="3F44E420" w14:textId="77777777" w:rsidR="00642DA3" w:rsidRPr="00392889" w:rsidRDefault="00642DA3" w:rsidP="00392889">
            <w:pPr>
              <w:spacing w:after="0"/>
              <w:rPr>
                <w:rFonts w:eastAsia="Times New Roman" w:cs="Times New Roman"/>
              </w:rPr>
            </w:pPr>
            <w:r w:rsidRPr="00392889">
              <w:rPr>
                <w:rFonts w:eastAsia="Times New Roman" w:cs="Times New Roman"/>
              </w:rPr>
              <w:t>Demographic attribute used for portfolio analysis.</w:t>
            </w:r>
          </w:p>
        </w:tc>
      </w:tr>
      <w:tr w:rsidR="00642DA3" w:rsidRPr="00A04D4B" w14:paraId="655C28F2" w14:textId="77777777" w:rsidTr="00392889">
        <w:trPr>
          <w:tblCellSpacing w:w="15" w:type="dxa"/>
        </w:trPr>
        <w:tc>
          <w:tcPr>
            <w:tcW w:w="0" w:type="auto"/>
            <w:vAlign w:val="center"/>
            <w:hideMark/>
          </w:tcPr>
          <w:p w14:paraId="35E64B17" w14:textId="77777777" w:rsidR="00642DA3" w:rsidRPr="00392889" w:rsidRDefault="00642DA3" w:rsidP="00392889">
            <w:pPr>
              <w:spacing w:after="0"/>
              <w:rPr>
                <w:rFonts w:eastAsia="Times New Roman" w:cs="Times New Roman"/>
              </w:rPr>
            </w:pPr>
            <w:r w:rsidRPr="00392889">
              <w:rPr>
                <w:rFonts w:eastAsia="Times New Roman" w:cs="Times New Roman"/>
                <w:b/>
                <w:bCs/>
              </w:rPr>
              <w:t>STATE</w:t>
            </w:r>
          </w:p>
        </w:tc>
        <w:tc>
          <w:tcPr>
            <w:tcW w:w="0" w:type="auto"/>
            <w:vAlign w:val="center"/>
            <w:hideMark/>
          </w:tcPr>
          <w:p w14:paraId="5EDB8C18"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279A4D49" w14:textId="77777777" w:rsidR="00642DA3" w:rsidRPr="00392889" w:rsidRDefault="00642DA3" w:rsidP="00392889">
            <w:pPr>
              <w:spacing w:after="0"/>
              <w:rPr>
                <w:rFonts w:eastAsia="Times New Roman" w:cs="Times New Roman"/>
              </w:rPr>
            </w:pPr>
            <w:r w:rsidRPr="00392889">
              <w:rPr>
                <w:rFonts w:eastAsia="Times New Roman" w:cs="Times New Roman"/>
              </w:rPr>
              <w:t>State where the borrower resides.</w:t>
            </w:r>
          </w:p>
        </w:tc>
        <w:tc>
          <w:tcPr>
            <w:tcW w:w="0" w:type="auto"/>
            <w:vAlign w:val="center"/>
            <w:hideMark/>
          </w:tcPr>
          <w:p w14:paraId="6593B7D1" w14:textId="77777777" w:rsidR="00642DA3" w:rsidRPr="00392889" w:rsidRDefault="00642DA3" w:rsidP="00392889">
            <w:pPr>
              <w:spacing w:after="0"/>
              <w:rPr>
                <w:rFonts w:eastAsia="Times New Roman" w:cs="Times New Roman"/>
              </w:rPr>
            </w:pPr>
            <w:r w:rsidRPr="00392889">
              <w:rPr>
                <w:rFonts w:eastAsia="Times New Roman" w:cs="Times New Roman"/>
              </w:rPr>
              <w:t>Maharashtra</w:t>
            </w:r>
          </w:p>
        </w:tc>
        <w:tc>
          <w:tcPr>
            <w:tcW w:w="0" w:type="auto"/>
            <w:vAlign w:val="center"/>
            <w:hideMark/>
          </w:tcPr>
          <w:p w14:paraId="6EFFC602" w14:textId="77777777" w:rsidR="00642DA3" w:rsidRPr="00392889" w:rsidRDefault="00642DA3" w:rsidP="00392889">
            <w:pPr>
              <w:spacing w:after="0"/>
              <w:rPr>
                <w:rFonts w:eastAsia="Times New Roman" w:cs="Times New Roman"/>
              </w:rPr>
            </w:pPr>
            <w:r w:rsidRPr="00392889">
              <w:rPr>
                <w:rFonts w:eastAsia="Times New Roman" w:cs="Times New Roman"/>
              </w:rPr>
              <w:t>Helps analyze regional lending and risk patterns.</w:t>
            </w:r>
          </w:p>
        </w:tc>
      </w:tr>
      <w:tr w:rsidR="00642DA3" w:rsidRPr="00A04D4B" w14:paraId="2C4E4767" w14:textId="77777777" w:rsidTr="00392889">
        <w:trPr>
          <w:tblCellSpacing w:w="15" w:type="dxa"/>
        </w:trPr>
        <w:tc>
          <w:tcPr>
            <w:tcW w:w="0" w:type="auto"/>
            <w:vAlign w:val="center"/>
            <w:hideMark/>
          </w:tcPr>
          <w:p w14:paraId="1B9BAD40" w14:textId="77777777" w:rsidR="00642DA3" w:rsidRPr="00392889" w:rsidRDefault="00642DA3" w:rsidP="00392889">
            <w:pPr>
              <w:spacing w:after="0"/>
              <w:rPr>
                <w:rFonts w:eastAsia="Times New Roman" w:cs="Times New Roman"/>
              </w:rPr>
            </w:pPr>
            <w:r w:rsidRPr="00392889">
              <w:rPr>
                <w:rFonts w:eastAsia="Times New Roman" w:cs="Times New Roman"/>
                <w:b/>
                <w:bCs/>
              </w:rPr>
              <w:lastRenderedPageBreak/>
              <w:t>OCCUPATION</w:t>
            </w:r>
          </w:p>
        </w:tc>
        <w:tc>
          <w:tcPr>
            <w:tcW w:w="0" w:type="auto"/>
            <w:vAlign w:val="center"/>
            <w:hideMark/>
          </w:tcPr>
          <w:p w14:paraId="3E5221DA"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6FE98B79" w14:textId="77777777" w:rsidR="00642DA3" w:rsidRPr="00392889" w:rsidRDefault="00642DA3" w:rsidP="00392889">
            <w:pPr>
              <w:spacing w:after="0"/>
              <w:rPr>
                <w:rFonts w:eastAsia="Times New Roman" w:cs="Times New Roman"/>
              </w:rPr>
            </w:pPr>
            <w:r w:rsidRPr="00392889">
              <w:rPr>
                <w:rFonts w:eastAsia="Times New Roman" w:cs="Times New Roman"/>
              </w:rPr>
              <w:t>Borrower's profession or employment type.</w:t>
            </w:r>
          </w:p>
        </w:tc>
        <w:tc>
          <w:tcPr>
            <w:tcW w:w="0" w:type="auto"/>
            <w:vAlign w:val="center"/>
            <w:hideMark/>
          </w:tcPr>
          <w:p w14:paraId="6D9894A5" w14:textId="77777777" w:rsidR="00642DA3" w:rsidRPr="00392889" w:rsidRDefault="00642DA3" w:rsidP="00392889">
            <w:pPr>
              <w:spacing w:after="0"/>
              <w:rPr>
                <w:rFonts w:eastAsia="Times New Roman" w:cs="Times New Roman"/>
              </w:rPr>
            </w:pPr>
            <w:r w:rsidRPr="00392889">
              <w:rPr>
                <w:rFonts w:eastAsia="Times New Roman" w:cs="Times New Roman"/>
              </w:rPr>
              <w:t>Salaried, Business, Self-Employed</w:t>
            </w:r>
          </w:p>
        </w:tc>
        <w:tc>
          <w:tcPr>
            <w:tcW w:w="0" w:type="auto"/>
            <w:vAlign w:val="center"/>
            <w:hideMark/>
          </w:tcPr>
          <w:p w14:paraId="118B692B" w14:textId="77777777" w:rsidR="00642DA3" w:rsidRPr="00392889" w:rsidRDefault="00642DA3" w:rsidP="00392889">
            <w:pPr>
              <w:spacing w:after="0"/>
              <w:rPr>
                <w:rFonts w:eastAsia="Times New Roman" w:cs="Times New Roman"/>
              </w:rPr>
            </w:pPr>
            <w:r w:rsidRPr="00392889">
              <w:rPr>
                <w:rFonts w:eastAsia="Times New Roman" w:cs="Times New Roman"/>
              </w:rPr>
              <w:t>Key indicator of income stability and repayment capacity.</w:t>
            </w:r>
          </w:p>
        </w:tc>
      </w:tr>
      <w:tr w:rsidR="00642DA3" w:rsidRPr="00A04D4B" w14:paraId="37BE8F21" w14:textId="77777777" w:rsidTr="00392889">
        <w:trPr>
          <w:tblCellSpacing w:w="15" w:type="dxa"/>
        </w:trPr>
        <w:tc>
          <w:tcPr>
            <w:tcW w:w="0" w:type="auto"/>
            <w:vAlign w:val="center"/>
            <w:hideMark/>
          </w:tcPr>
          <w:p w14:paraId="5215F769" w14:textId="77777777" w:rsidR="00642DA3" w:rsidRPr="00392889" w:rsidRDefault="00642DA3" w:rsidP="00392889">
            <w:pPr>
              <w:spacing w:after="0"/>
              <w:rPr>
                <w:rFonts w:eastAsia="Times New Roman" w:cs="Times New Roman"/>
              </w:rPr>
            </w:pPr>
            <w:r w:rsidRPr="00392889">
              <w:rPr>
                <w:rFonts w:eastAsia="Times New Roman" w:cs="Times New Roman"/>
                <w:b/>
                <w:bCs/>
              </w:rPr>
              <w:t>MONTHLY_INCOME</w:t>
            </w:r>
          </w:p>
        </w:tc>
        <w:tc>
          <w:tcPr>
            <w:tcW w:w="0" w:type="auto"/>
            <w:vAlign w:val="center"/>
            <w:hideMark/>
          </w:tcPr>
          <w:p w14:paraId="2FC14B71"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2577EECA" w14:textId="77777777" w:rsidR="00642DA3" w:rsidRPr="00392889" w:rsidRDefault="00642DA3" w:rsidP="00392889">
            <w:pPr>
              <w:spacing w:after="0"/>
              <w:rPr>
                <w:rFonts w:eastAsia="Times New Roman" w:cs="Times New Roman"/>
              </w:rPr>
            </w:pPr>
            <w:r w:rsidRPr="00392889">
              <w:rPr>
                <w:rFonts w:eastAsia="Times New Roman" w:cs="Times New Roman"/>
              </w:rPr>
              <w:t>Monthly income declared by the borrower.</w:t>
            </w:r>
          </w:p>
        </w:tc>
        <w:tc>
          <w:tcPr>
            <w:tcW w:w="0" w:type="auto"/>
            <w:vAlign w:val="center"/>
            <w:hideMark/>
          </w:tcPr>
          <w:p w14:paraId="051092D4" w14:textId="77777777" w:rsidR="00642DA3" w:rsidRPr="00392889" w:rsidRDefault="00642DA3" w:rsidP="00392889">
            <w:pPr>
              <w:spacing w:after="0"/>
              <w:rPr>
                <w:rFonts w:eastAsia="Times New Roman" w:cs="Times New Roman"/>
              </w:rPr>
            </w:pPr>
            <w:r w:rsidRPr="00392889">
              <w:rPr>
                <w:rFonts w:eastAsia="Times New Roman" w:cs="Times New Roman"/>
              </w:rPr>
              <w:t>75000</w:t>
            </w:r>
          </w:p>
        </w:tc>
        <w:tc>
          <w:tcPr>
            <w:tcW w:w="0" w:type="auto"/>
            <w:vAlign w:val="center"/>
            <w:hideMark/>
          </w:tcPr>
          <w:p w14:paraId="67DD8184" w14:textId="77777777" w:rsidR="00642DA3" w:rsidRPr="00392889" w:rsidRDefault="00642DA3" w:rsidP="00392889">
            <w:pPr>
              <w:spacing w:after="0"/>
              <w:rPr>
                <w:rFonts w:eastAsia="Times New Roman" w:cs="Times New Roman"/>
              </w:rPr>
            </w:pPr>
            <w:r w:rsidRPr="00392889">
              <w:rPr>
                <w:rFonts w:eastAsia="Times New Roman" w:cs="Times New Roman"/>
              </w:rPr>
              <w:t>Used to determine affordability and repayment ability.</w:t>
            </w:r>
          </w:p>
        </w:tc>
      </w:tr>
      <w:tr w:rsidR="00642DA3" w:rsidRPr="00A04D4B" w14:paraId="5794FBBE" w14:textId="77777777" w:rsidTr="00392889">
        <w:trPr>
          <w:tblCellSpacing w:w="15" w:type="dxa"/>
        </w:trPr>
        <w:tc>
          <w:tcPr>
            <w:tcW w:w="0" w:type="auto"/>
            <w:vAlign w:val="center"/>
            <w:hideMark/>
          </w:tcPr>
          <w:p w14:paraId="2485A73A" w14:textId="77777777" w:rsidR="00642DA3" w:rsidRPr="00392889" w:rsidRDefault="00642DA3" w:rsidP="00392889">
            <w:pPr>
              <w:spacing w:after="0"/>
              <w:rPr>
                <w:rFonts w:eastAsia="Times New Roman" w:cs="Times New Roman"/>
              </w:rPr>
            </w:pPr>
            <w:r w:rsidRPr="00392889">
              <w:rPr>
                <w:rFonts w:eastAsia="Times New Roman" w:cs="Times New Roman"/>
                <w:b/>
                <w:bCs/>
              </w:rPr>
              <w:t>LOAN_PRODUCT</w:t>
            </w:r>
          </w:p>
        </w:tc>
        <w:tc>
          <w:tcPr>
            <w:tcW w:w="0" w:type="auto"/>
            <w:vAlign w:val="center"/>
            <w:hideMark/>
          </w:tcPr>
          <w:p w14:paraId="366D256D"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144199C5" w14:textId="77777777" w:rsidR="00642DA3" w:rsidRPr="00392889" w:rsidRDefault="00642DA3" w:rsidP="00392889">
            <w:pPr>
              <w:spacing w:after="0"/>
              <w:rPr>
                <w:rFonts w:eastAsia="Times New Roman" w:cs="Times New Roman"/>
              </w:rPr>
            </w:pPr>
            <w:r w:rsidRPr="00392889">
              <w:rPr>
                <w:rFonts w:eastAsia="Times New Roman" w:cs="Times New Roman"/>
              </w:rPr>
              <w:t>Type of loan availed by the customer.</w:t>
            </w:r>
          </w:p>
        </w:tc>
        <w:tc>
          <w:tcPr>
            <w:tcW w:w="0" w:type="auto"/>
            <w:vAlign w:val="center"/>
            <w:hideMark/>
          </w:tcPr>
          <w:p w14:paraId="33B4E5DF" w14:textId="77777777" w:rsidR="00642DA3" w:rsidRPr="00392889" w:rsidRDefault="00642DA3" w:rsidP="00392889">
            <w:pPr>
              <w:spacing w:after="0"/>
              <w:rPr>
                <w:rFonts w:eastAsia="Times New Roman" w:cs="Times New Roman"/>
              </w:rPr>
            </w:pPr>
            <w:r w:rsidRPr="00392889">
              <w:rPr>
                <w:rFonts w:eastAsia="Times New Roman" w:cs="Times New Roman"/>
              </w:rPr>
              <w:t>Personal Loan, Vehicle Loan, Home Loan</w:t>
            </w:r>
          </w:p>
        </w:tc>
        <w:tc>
          <w:tcPr>
            <w:tcW w:w="0" w:type="auto"/>
            <w:vAlign w:val="center"/>
            <w:hideMark/>
          </w:tcPr>
          <w:p w14:paraId="3DE3648B" w14:textId="77777777" w:rsidR="00642DA3" w:rsidRPr="00392889" w:rsidRDefault="00642DA3" w:rsidP="00392889">
            <w:pPr>
              <w:spacing w:after="0"/>
              <w:rPr>
                <w:rFonts w:eastAsia="Times New Roman" w:cs="Times New Roman"/>
              </w:rPr>
            </w:pPr>
            <w:r w:rsidRPr="00392889">
              <w:rPr>
                <w:rFonts w:eastAsia="Times New Roman" w:cs="Times New Roman"/>
              </w:rPr>
              <w:t>Different products have different risk profiles.</w:t>
            </w:r>
          </w:p>
        </w:tc>
      </w:tr>
      <w:tr w:rsidR="00642DA3" w:rsidRPr="00A04D4B" w14:paraId="3AD2150D" w14:textId="77777777" w:rsidTr="00392889">
        <w:trPr>
          <w:tblCellSpacing w:w="15" w:type="dxa"/>
        </w:trPr>
        <w:tc>
          <w:tcPr>
            <w:tcW w:w="0" w:type="auto"/>
            <w:vAlign w:val="center"/>
            <w:hideMark/>
          </w:tcPr>
          <w:p w14:paraId="098A7A4C" w14:textId="77777777" w:rsidR="00642DA3" w:rsidRPr="00392889" w:rsidRDefault="00642DA3" w:rsidP="00392889">
            <w:pPr>
              <w:spacing w:after="0"/>
              <w:rPr>
                <w:rFonts w:eastAsia="Times New Roman" w:cs="Times New Roman"/>
              </w:rPr>
            </w:pPr>
            <w:r w:rsidRPr="00392889">
              <w:rPr>
                <w:rFonts w:eastAsia="Times New Roman" w:cs="Times New Roman"/>
                <w:b/>
                <w:bCs/>
              </w:rPr>
              <w:t>LOAN_AMOUNT</w:t>
            </w:r>
          </w:p>
        </w:tc>
        <w:tc>
          <w:tcPr>
            <w:tcW w:w="0" w:type="auto"/>
            <w:vAlign w:val="center"/>
            <w:hideMark/>
          </w:tcPr>
          <w:p w14:paraId="20827A05"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488FE570" w14:textId="77777777" w:rsidR="00642DA3" w:rsidRPr="00392889" w:rsidRDefault="00642DA3" w:rsidP="00392889">
            <w:pPr>
              <w:spacing w:after="0"/>
              <w:rPr>
                <w:rFonts w:eastAsia="Times New Roman" w:cs="Times New Roman"/>
              </w:rPr>
            </w:pPr>
            <w:r w:rsidRPr="00392889">
              <w:rPr>
                <w:rFonts w:eastAsia="Times New Roman" w:cs="Times New Roman"/>
              </w:rPr>
              <w:t>Amount requested by the customer during application.</w:t>
            </w:r>
          </w:p>
        </w:tc>
        <w:tc>
          <w:tcPr>
            <w:tcW w:w="0" w:type="auto"/>
            <w:vAlign w:val="center"/>
            <w:hideMark/>
          </w:tcPr>
          <w:p w14:paraId="5361C870" w14:textId="77777777" w:rsidR="00642DA3" w:rsidRPr="00392889" w:rsidRDefault="00642DA3" w:rsidP="00392889">
            <w:pPr>
              <w:spacing w:after="0"/>
              <w:rPr>
                <w:rFonts w:eastAsia="Times New Roman" w:cs="Times New Roman"/>
              </w:rPr>
            </w:pPr>
            <w:r w:rsidRPr="00392889">
              <w:rPr>
                <w:rFonts w:eastAsia="Times New Roman" w:cs="Times New Roman"/>
              </w:rPr>
              <w:t>500000</w:t>
            </w:r>
          </w:p>
        </w:tc>
        <w:tc>
          <w:tcPr>
            <w:tcW w:w="0" w:type="auto"/>
            <w:vAlign w:val="center"/>
            <w:hideMark/>
          </w:tcPr>
          <w:p w14:paraId="695346DA" w14:textId="77777777" w:rsidR="00642DA3" w:rsidRPr="00392889" w:rsidRDefault="00642DA3" w:rsidP="00392889">
            <w:pPr>
              <w:spacing w:after="0"/>
              <w:rPr>
                <w:rFonts w:eastAsia="Times New Roman" w:cs="Times New Roman"/>
              </w:rPr>
            </w:pPr>
            <w:r w:rsidRPr="00392889">
              <w:rPr>
                <w:rFonts w:eastAsia="Times New Roman" w:cs="Times New Roman"/>
              </w:rPr>
              <w:t>Represents customer demand.</w:t>
            </w:r>
          </w:p>
        </w:tc>
      </w:tr>
      <w:tr w:rsidR="00642DA3" w:rsidRPr="00A04D4B" w14:paraId="3644DA40" w14:textId="77777777" w:rsidTr="00392889">
        <w:trPr>
          <w:tblCellSpacing w:w="15" w:type="dxa"/>
        </w:trPr>
        <w:tc>
          <w:tcPr>
            <w:tcW w:w="0" w:type="auto"/>
            <w:vAlign w:val="center"/>
            <w:hideMark/>
          </w:tcPr>
          <w:p w14:paraId="287E773B" w14:textId="77777777" w:rsidR="00642DA3" w:rsidRPr="00392889" w:rsidRDefault="00642DA3" w:rsidP="00392889">
            <w:pPr>
              <w:spacing w:after="0"/>
              <w:rPr>
                <w:rFonts w:eastAsia="Times New Roman" w:cs="Times New Roman"/>
              </w:rPr>
            </w:pPr>
            <w:r w:rsidRPr="00392889">
              <w:rPr>
                <w:rFonts w:eastAsia="Times New Roman" w:cs="Times New Roman"/>
                <w:b/>
                <w:bCs/>
              </w:rPr>
              <w:t>SANCTION_AMOUNT</w:t>
            </w:r>
          </w:p>
        </w:tc>
        <w:tc>
          <w:tcPr>
            <w:tcW w:w="0" w:type="auto"/>
            <w:vAlign w:val="center"/>
            <w:hideMark/>
          </w:tcPr>
          <w:p w14:paraId="16B0CE4E"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17E73ED6" w14:textId="77777777" w:rsidR="00642DA3" w:rsidRPr="00392889" w:rsidRDefault="00642DA3" w:rsidP="00392889">
            <w:pPr>
              <w:spacing w:after="0"/>
              <w:rPr>
                <w:rFonts w:eastAsia="Times New Roman" w:cs="Times New Roman"/>
              </w:rPr>
            </w:pPr>
            <w:r w:rsidRPr="00392889">
              <w:rPr>
                <w:rFonts w:eastAsia="Times New Roman" w:cs="Times New Roman"/>
              </w:rPr>
              <w:t>Amount approved by the lender after underwriting.</w:t>
            </w:r>
          </w:p>
        </w:tc>
        <w:tc>
          <w:tcPr>
            <w:tcW w:w="0" w:type="auto"/>
            <w:vAlign w:val="center"/>
            <w:hideMark/>
          </w:tcPr>
          <w:p w14:paraId="1D624992" w14:textId="77777777" w:rsidR="00642DA3" w:rsidRPr="00392889" w:rsidRDefault="00642DA3" w:rsidP="00392889">
            <w:pPr>
              <w:spacing w:after="0"/>
              <w:rPr>
                <w:rFonts w:eastAsia="Times New Roman" w:cs="Times New Roman"/>
              </w:rPr>
            </w:pPr>
            <w:r w:rsidRPr="00392889">
              <w:rPr>
                <w:rFonts w:eastAsia="Times New Roman" w:cs="Times New Roman"/>
              </w:rPr>
              <w:t>450000</w:t>
            </w:r>
          </w:p>
        </w:tc>
        <w:tc>
          <w:tcPr>
            <w:tcW w:w="0" w:type="auto"/>
            <w:vAlign w:val="center"/>
            <w:hideMark/>
          </w:tcPr>
          <w:p w14:paraId="5EAD37DC" w14:textId="77777777" w:rsidR="00642DA3" w:rsidRPr="00392889" w:rsidRDefault="00642DA3" w:rsidP="00392889">
            <w:pPr>
              <w:spacing w:after="0"/>
              <w:rPr>
                <w:rFonts w:eastAsia="Times New Roman" w:cs="Times New Roman"/>
              </w:rPr>
            </w:pPr>
            <w:r w:rsidRPr="00392889">
              <w:rPr>
                <w:rFonts w:eastAsia="Times New Roman" w:cs="Times New Roman"/>
              </w:rPr>
              <w:t>May differ from requested amount based on risk evaluation.</w:t>
            </w:r>
          </w:p>
        </w:tc>
      </w:tr>
      <w:tr w:rsidR="00642DA3" w:rsidRPr="00A04D4B" w14:paraId="2ECF9318" w14:textId="77777777" w:rsidTr="00392889">
        <w:trPr>
          <w:tblCellSpacing w:w="15" w:type="dxa"/>
        </w:trPr>
        <w:tc>
          <w:tcPr>
            <w:tcW w:w="0" w:type="auto"/>
            <w:vAlign w:val="center"/>
            <w:hideMark/>
          </w:tcPr>
          <w:p w14:paraId="0A758F3D" w14:textId="77777777" w:rsidR="00642DA3" w:rsidRPr="00392889" w:rsidRDefault="00642DA3" w:rsidP="00392889">
            <w:pPr>
              <w:spacing w:after="0"/>
              <w:rPr>
                <w:rFonts w:eastAsia="Times New Roman" w:cs="Times New Roman"/>
              </w:rPr>
            </w:pPr>
            <w:r w:rsidRPr="00392889">
              <w:rPr>
                <w:rFonts w:eastAsia="Times New Roman" w:cs="Times New Roman"/>
                <w:b/>
                <w:bCs/>
              </w:rPr>
              <w:t>LOAN_TENURE</w:t>
            </w:r>
          </w:p>
        </w:tc>
        <w:tc>
          <w:tcPr>
            <w:tcW w:w="0" w:type="auto"/>
            <w:vAlign w:val="center"/>
            <w:hideMark/>
          </w:tcPr>
          <w:p w14:paraId="5B04BD4C"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5FDEF7E8" w14:textId="77777777" w:rsidR="00642DA3" w:rsidRPr="00392889" w:rsidRDefault="00642DA3" w:rsidP="00392889">
            <w:pPr>
              <w:spacing w:after="0"/>
              <w:rPr>
                <w:rFonts w:eastAsia="Times New Roman" w:cs="Times New Roman"/>
              </w:rPr>
            </w:pPr>
            <w:r w:rsidRPr="00392889">
              <w:rPr>
                <w:rFonts w:eastAsia="Times New Roman" w:cs="Times New Roman"/>
              </w:rPr>
              <w:t>Duration of the loan in months.</w:t>
            </w:r>
          </w:p>
        </w:tc>
        <w:tc>
          <w:tcPr>
            <w:tcW w:w="0" w:type="auto"/>
            <w:vAlign w:val="center"/>
            <w:hideMark/>
          </w:tcPr>
          <w:p w14:paraId="07D95D52" w14:textId="77777777" w:rsidR="00642DA3" w:rsidRPr="00392889" w:rsidRDefault="00642DA3" w:rsidP="00392889">
            <w:pPr>
              <w:spacing w:after="0"/>
              <w:rPr>
                <w:rFonts w:eastAsia="Times New Roman" w:cs="Times New Roman"/>
              </w:rPr>
            </w:pPr>
            <w:r w:rsidRPr="00392889">
              <w:rPr>
                <w:rFonts w:eastAsia="Times New Roman" w:cs="Times New Roman"/>
              </w:rPr>
              <w:t>36</w:t>
            </w:r>
          </w:p>
        </w:tc>
        <w:tc>
          <w:tcPr>
            <w:tcW w:w="0" w:type="auto"/>
            <w:vAlign w:val="center"/>
            <w:hideMark/>
          </w:tcPr>
          <w:p w14:paraId="38DDC4B1" w14:textId="77777777" w:rsidR="00642DA3" w:rsidRPr="00392889" w:rsidRDefault="00642DA3" w:rsidP="00392889">
            <w:pPr>
              <w:spacing w:after="0"/>
              <w:rPr>
                <w:rFonts w:eastAsia="Times New Roman" w:cs="Times New Roman"/>
              </w:rPr>
            </w:pPr>
            <w:r w:rsidRPr="00392889">
              <w:rPr>
                <w:rFonts w:eastAsia="Times New Roman" w:cs="Times New Roman"/>
              </w:rPr>
              <w:t>Longer tenures typically reduce EMI but increase interest paid.</w:t>
            </w:r>
          </w:p>
        </w:tc>
      </w:tr>
      <w:tr w:rsidR="00642DA3" w:rsidRPr="00A04D4B" w14:paraId="55538DE0" w14:textId="77777777" w:rsidTr="00392889">
        <w:trPr>
          <w:tblCellSpacing w:w="15" w:type="dxa"/>
        </w:trPr>
        <w:tc>
          <w:tcPr>
            <w:tcW w:w="0" w:type="auto"/>
            <w:vAlign w:val="center"/>
            <w:hideMark/>
          </w:tcPr>
          <w:p w14:paraId="6C4ABC8F" w14:textId="77777777" w:rsidR="00642DA3" w:rsidRPr="00392889" w:rsidRDefault="00642DA3" w:rsidP="00392889">
            <w:pPr>
              <w:spacing w:after="0"/>
              <w:rPr>
                <w:rFonts w:eastAsia="Times New Roman" w:cs="Times New Roman"/>
              </w:rPr>
            </w:pPr>
            <w:r w:rsidRPr="00392889">
              <w:rPr>
                <w:rFonts w:eastAsia="Times New Roman" w:cs="Times New Roman"/>
                <w:b/>
                <w:bCs/>
              </w:rPr>
              <w:t>INTEREST_RATE</w:t>
            </w:r>
          </w:p>
        </w:tc>
        <w:tc>
          <w:tcPr>
            <w:tcW w:w="0" w:type="auto"/>
            <w:vAlign w:val="center"/>
            <w:hideMark/>
          </w:tcPr>
          <w:p w14:paraId="0A30A6AC"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0776DD8B" w14:textId="77777777" w:rsidR="00642DA3" w:rsidRPr="00392889" w:rsidRDefault="00642DA3" w:rsidP="00392889">
            <w:pPr>
              <w:spacing w:after="0"/>
              <w:rPr>
                <w:rFonts w:eastAsia="Times New Roman" w:cs="Times New Roman"/>
              </w:rPr>
            </w:pPr>
            <w:r w:rsidRPr="00392889">
              <w:rPr>
                <w:rFonts w:eastAsia="Times New Roman" w:cs="Times New Roman"/>
              </w:rPr>
              <w:t>Annual interest rate charged on the loan.</w:t>
            </w:r>
          </w:p>
        </w:tc>
        <w:tc>
          <w:tcPr>
            <w:tcW w:w="0" w:type="auto"/>
            <w:vAlign w:val="center"/>
            <w:hideMark/>
          </w:tcPr>
          <w:p w14:paraId="761DD4CA" w14:textId="77777777" w:rsidR="00642DA3" w:rsidRPr="00392889" w:rsidRDefault="00642DA3" w:rsidP="00392889">
            <w:pPr>
              <w:spacing w:after="0"/>
              <w:rPr>
                <w:rFonts w:eastAsia="Times New Roman" w:cs="Times New Roman"/>
              </w:rPr>
            </w:pPr>
            <w:r w:rsidRPr="00392889">
              <w:rPr>
                <w:rFonts w:eastAsia="Times New Roman" w:cs="Times New Roman"/>
              </w:rPr>
              <w:t>14.5</w:t>
            </w:r>
          </w:p>
        </w:tc>
        <w:tc>
          <w:tcPr>
            <w:tcW w:w="0" w:type="auto"/>
            <w:vAlign w:val="center"/>
            <w:hideMark/>
          </w:tcPr>
          <w:p w14:paraId="71794B88" w14:textId="77777777" w:rsidR="00642DA3" w:rsidRPr="00392889" w:rsidRDefault="00642DA3" w:rsidP="00392889">
            <w:pPr>
              <w:spacing w:after="0"/>
              <w:rPr>
                <w:rFonts w:eastAsia="Times New Roman" w:cs="Times New Roman"/>
              </w:rPr>
            </w:pPr>
            <w:r w:rsidRPr="00392889">
              <w:rPr>
                <w:rFonts w:eastAsia="Times New Roman" w:cs="Times New Roman"/>
              </w:rPr>
              <w:t>Major contributor to EMI and profitability.</w:t>
            </w:r>
          </w:p>
        </w:tc>
      </w:tr>
      <w:tr w:rsidR="00642DA3" w:rsidRPr="00A04D4B" w14:paraId="32C05D0B" w14:textId="77777777" w:rsidTr="00392889">
        <w:trPr>
          <w:tblCellSpacing w:w="15" w:type="dxa"/>
        </w:trPr>
        <w:tc>
          <w:tcPr>
            <w:tcW w:w="0" w:type="auto"/>
            <w:vAlign w:val="center"/>
            <w:hideMark/>
          </w:tcPr>
          <w:p w14:paraId="0176B2C1" w14:textId="77777777" w:rsidR="00642DA3" w:rsidRPr="00392889" w:rsidRDefault="00642DA3" w:rsidP="00392889">
            <w:pPr>
              <w:spacing w:after="0"/>
              <w:rPr>
                <w:rFonts w:eastAsia="Times New Roman" w:cs="Times New Roman"/>
              </w:rPr>
            </w:pPr>
            <w:r w:rsidRPr="00392889">
              <w:rPr>
                <w:rFonts w:eastAsia="Times New Roman" w:cs="Times New Roman"/>
                <w:b/>
                <w:bCs/>
              </w:rPr>
              <w:t>EMI_AMOUNT</w:t>
            </w:r>
          </w:p>
        </w:tc>
        <w:tc>
          <w:tcPr>
            <w:tcW w:w="0" w:type="auto"/>
            <w:vAlign w:val="center"/>
            <w:hideMark/>
          </w:tcPr>
          <w:p w14:paraId="41B44A90"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3C9D55D9" w14:textId="77777777" w:rsidR="00642DA3" w:rsidRPr="00392889" w:rsidRDefault="00642DA3" w:rsidP="00392889">
            <w:pPr>
              <w:spacing w:after="0"/>
              <w:rPr>
                <w:rFonts w:eastAsia="Times New Roman" w:cs="Times New Roman"/>
              </w:rPr>
            </w:pPr>
            <w:r w:rsidRPr="00392889">
              <w:rPr>
                <w:rFonts w:eastAsia="Times New Roman" w:cs="Times New Roman"/>
              </w:rPr>
              <w:t>Equated Monthly Installment payable by the borrower.</w:t>
            </w:r>
          </w:p>
        </w:tc>
        <w:tc>
          <w:tcPr>
            <w:tcW w:w="0" w:type="auto"/>
            <w:vAlign w:val="center"/>
            <w:hideMark/>
          </w:tcPr>
          <w:p w14:paraId="7AF33B79" w14:textId="77777777" w:rsidR="00642DA3" w:rsidRPr="00392889" w:rsidRDefault="00642DA3" w:rsidP="00392889">
            <w:pPr>
              <w:spacing w:after="0"/>
              <w:rPr>
                <w:rFonts w:eastAsia="Times New Roman" w:cs="Times New Roman"/>
              </w:rPr>
            </w:pPr>
            <w:r w:rsidRPr="00392889">
              <w:rPr>
                <w:rFonts w:eastAsia="Times New Roman" w:cs="Times New Roman"/>
              </w:rPr>
              <w:t>15600</w:t>
            </w:r>
          </w:p>
        </w:tc>
        <w:tc>
          <w:tcPr>
            <w:tcW w:w="0" w:type="auto"/>
            <w:vAlign w:val="center"/>
            <w:hideMark/>
          </w:tcPr>
          <w:p w14:paraId="603D8266" w14:textId="77777777" w:rsidR="00642DA3" w:rsidRPr="00392889" w:rsidRDefault="00642DA3" w:rsidP="00392889">
            <w:pPr>
              <w:spacing w:after="0"/>
              <w:rPr>
                <w:rFonts w:eastAsia="Times New Roman" w:cs="Times New Roman"/>
              </w:rPr>
            </w:pPr>
            <w:r w:rsidRPr="00392889">
              <w:rPr>
                <w:rFonts w:eastAsia="Times New Roman" w:cs="Times New Roman"/>
              </w:rPr>
              <w:t>Monthly repayment obligation.</w:t>
            </w:r>
          </w:p>
        </w:tc>
      </w:tr>
      <w:tr w:rsidR="00642DA3" w:rsidRPr="00A04D4B" w14:paraId="213B8ACA" w14:textId="77777777" w:rsidTr="00392889">
        <w:trPr>
          <w:tblCellSpacing w:w="15" w:type="dxa"/>
        </w:trPr>
        <w:tc>
          <w:tcPr>
            <w:tcW w:w="0" w:type="auto"/>
            <w:vAlign w:val="center"/>
            <w:hideMark/>
          </w:tcPr>
          <w:p w14:paraId="18BE4E9B" w14:textId="77777777" w:rsidR="00642DA3" w:rsidRPr="00392889" w:rsidRDefault="00642DA3" w:rsidP="00392889">
            <w:pPr>
              <w:spacing w:after="0"/>
              <w:rPr>
                <w:rFonts w:eastAsia="Times New Roman" w:cs="Times New Roman"/>
              </w:rPr>
            </w:pPr>
            <w:r w:rsidRPr="00392889">
              <w:rPr>
                <w:rFonts w:eastAsia="Times New Roman" w:cs="Times New Roman"/>
                <w:b/>
                <w:bCs/>
              </w:rPr>
              <w:t>BUREAU_SCORE</w:t>
            </w:r>
          </w:p>
        </w:tc>
        <w:tc>
          <w:tcPr>
            <w:tcW w:w="0" w:type="auto"/>
            <w:vAlign w:val="center"/>
            <w:hideMark/>
          </w:tcPr>
          <w:p w14:paraId="57DA6174"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6FD9947A" w14:textId="77777777" w:rsidR="00642DA3" w:rsidRPr="00392889" w:rsidRDefault="00642DA3" w:rsidP="00392889">
            <w:pPr>
              <w:spacing w:after="0"/>
              <w:rPr>
                <w:rFonts w:eastAsia="Times New Roman" w:cs="Times New Roman"/>
              </w:rPr>
            </w:pPr>
            <w:r w:rsidRPr="00392889">
              <w:rPr>
                <w:rFonts w:eastAsia="Times New Roman" w:cs="Times New Roman"/>
              </w:rPr>
              <w:t>Credit score obtained from a credit bureau. Usually ranges from 300-900.</w:t>
            </w:r>
          </w:p>
        </w:tc>
        <w:tc>
          <w:tcPr>
            <w:tcW w:w="0" w:type="auto"/>
            <w:vAlign w:val="center"/>
            <w:hideMark/>
          </w:tcPr>
          <w:p w14:paraId="0921F766" w14:textId="77777777" w:rsidR="00642DA3" w:rsidRPr="00392889" w:rsidRDefault="00642DA3" w:rsidP="00392889">
            <w:pPr>
              <w:spacing w:after="0"/>
              <w:rPr>
                <w:rFonts w:eastAsia="Times New Roman" w:cs="Times New Roman"/>
              </w:rPr>
            </w:pPr>
            <w:r w:rsidRPr="00392889">
              <w:rPr>
                <w:rFonts w:eastAsia="Times New Roman" w:cs="Times New Roman"/>
              </w:rPr>
              <w:t>785</w:t>
            </w:r>
          </w:p>
        </w:tc>
        <w:tc>
          <w:tcPr>
            <w:tcW w:w="0" w:type="auto"/>
            <w:vAlign w:val="center"/>
            <w:hideMark/>
          </w:tcPr>
          <w:p w14:paraId="771CA6E5" w14:textId="77777777" w:rsidR="00642DA3" w:rsidRPr="00392889" w:rsidRDefault="00642DA3" w:rsidP="00392889">
            <w:pPr>
              <w:spacing w:after="0"/>
              <w:rPr>
                <w:rFonts w:eastAsia="Times New Roman" w:cs="Times New Roman"/>
              </w:rPr>
            </w:pPr>
            <w:r w:rsidRPr="00392889">
              <w:rPr>
                <w:rFonts w:eastAsia="Times New Roman" w:cs="Times New Roman"/>
              </w:rPr>
              <w:t>One of the strongest indicators of creditworthiness.</w:t>
            </w:r>
          </w:p>
        </w:tc>
      </w:tr>
      <w:tr w:rsidR="00642DA3" w:rsidRPr="00A04D4B" w14:paraId="70563EA1" w14:textId="77777777" w:rsidTr="00392889">
        <w:trPr>
          <w:tblCellSpacing w:w="15" w:type="dxa"/>
        </w:trPr>
        <w:tc>
          <w:tcPr>
            <w:tcW w:w="0" w:type="auto"/>
            <w:vAlign w:val="center"/>
            <w:hideMark/>
          </w:tcPr>
          <w:p w14:paraId="04483AEF" w14:textId="77777777" w:rsidR="00642DA3" w:rsidRPr="00392889" w:rsidRDefault="00642DA3" w:rsidP="00392889">
            <w:pPr>
              <w:spacing w:after="0"/>
              <w:rPr>
                <w:rFonts w:eastAsia="Times New Roman" w:cs="Times New Roman"/>
              </w:rPr>
            </w:pPr>
            <w:r w:rsidRPr="00392889">
              <w:rPr>
                <w:rFonts w:eastAsia="Times New Roman" w:cs="Times New Roman"/>
                <w:b/>
                <w:bCs/>
              </w:rPr>
              <w:t>VINTAGE_MONTHS</w:t>
            </w:r>
          </w:p>
        </w:tc>
        <w:tc>
          <w:tcPr>
            <w:tcW w:w="0" w:type="auto"/>
            <w:vAlign w:val="center"/>
            <w:hideMark/>
          </w:tcPr>
          <w:p w14:paraId="6209843E"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222318D0" w14:textId="77777777" w:rsidR="00642DA3" w:rsidRPr="00392889" w:rsidRDefault="00642DA3" w:rsidP="00392889">
            <w:pPr>
              <w:spacing w:after="0"/>
              <w:rPr>
                <w:rFonts w:eastAsia="Times New Roman" w:cs="Times New Roman"/>
              </w:rPr>
            </w:pPr>
            <w:r w:rsidRPr="00392889">
              <w:rPr>
                <w:rFonts w:eastAsia="Times New Roman" w:cs="Times New Roman"/>
              </w:rPr>
              <w:t>Number of months since loan disbursement.</w:t>
            </w:r>
          </w:p>
        </w:tc>
        <w:tc>
          <w:tcPr>
            <w:tcW w:w="0" w:type="auto"/>
            <w:vAlign w:val="center"/>
            <w:hideMark/>
          </w:tcPr>
          <w:p w14:paraId="377BB8AF" w14:textId="77777777" w:rsidR="00642DA3" w:rsidRPr="00392889" w:rsidRDefault="00642DA3" w:rsidP="00392889">
            <w:pPr>
              <w:spacing w:after="0"/>
              <w:rPr>
                <w:rFonts w:eastAsia="Times New Roman" w:cs="Times New Roman"/>
              </w:rPr>
            </w:pPr>
            <w:r w:rsidRPr="00392889">
              <w:rPr>
                <w:rFonts w:eastAsia="Times New Roman" w:cs="Times New Roman"/>
              </w:rPr>
              <w:t>18</w:t>
            </w:r>
          </w:p>
        </w:tc>
        <w:tc>
          <w:tcPr>
            <w:tcW w:w="0" w:type="auto"/>
            <w:vAlign w:val="center"/>
            <w:hideMark/>
          </w:tcPr>
          <w:p w14:paraId="2068D23D" w14:textId="77777777" w:rsidR="00642DA3" w:rsidRPr="00392889" w:rsidRDefault="00642DA3" w:rsidP="00392889">
            <w:pPr>
              <w:spacing w:after="0"/>
              <w:rPr>
                <w:rFonts w:eastAsia="Times New Roman" w:cs="Times New Roman"/>
              </w:rPr>
            </w:pPr>
            <w:r w:rsidRPr="00392889">
              <w:rPr>
                <w:rFonts w:eastAsia="Times New Roman" w:cs="Times New Roman"/>
              </w:rPr>
              <w:t>Indicates loan age. Older loans often have richer repayment history.</w:t>
            </w:r>
          </w:p>
        </w:tc>
      </w:tr>
      <w:tr w:rsidR="00642DA3" w:rsidRPr="00A04D4B" w14:paraId="143F144F" w14:textId="77777777" w:rsidTr="00392889">
        <w:trPr>
          <w:tblCellSpacing w:w="15" w:type="dxa"/>
        </w:trPr>
        <w:tc>
          <w:tcPr>
            <w:tcW w:w="0" w:type="auto"/>
            <w:vAlign w:val="center"/>
            <w:hideMark/>
          </w:tcPr>
          <w:p w14:paraId="37ADA9D7" w14:textId="77777777" w:rsidR="00642DA3" w:rsidRPr="00392889" w:rsidRDefault="00642DA3" w:rsidP="00392889">
            <w:pPr>
              <w:spacing w:after="0"/>
              <w:rPr>
                <w:rFonts w:eastAsia="Times New Roman" w:cs="Times New Roman"/>
              </w:rPr>
            </w:pPr>
            <w:r w:rsidRPr="00392889">
              <w:rPr>
                <w:rFonts w:eastAsia="Times New Roman" w:cs="Times New Roman"/>
                <w:b/>
                <w:bCs/>
              </w:rPr>
              <w:lastRenderedPageBreak/>
              <w:t>CURRENT_DPD</w:t>
            </w:r>
          </w:p>
        </w:tc>
        <w:tc>
          <w:tcPr>
            <w:tcW w:w="0" w:type="auto"/>
            <w:vAlign w:val="center"/>
            <w:hideMark/>
          </w:tcPr>
          <w:p w14:paraId="1C59609E"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2BDC5A20" w14:textId="77777777" w:rsidR="00642DA3" w:rsidRPr="00392889" w:rsidRDefault="00642DA3" w:rsidP="00392889">
            <w:pPr>
              <w:spacing w:after="0"/>
              <w:rPr>
                <w:rFonts w:eastAsia="Times New Roman" w:cs="Times New Roman"/>
              </w:rPr>
            </w:pPr>
            <w:r w:rsidRPr="00392889">
              <w:rPr>
                <w:rFonts w:eastAsia="Times New Roman" w:cs="Times New Roman"/>
              </w:rPr>
              <w:t>Current Days Past Due. Number of days the borrower is overdue on the latest payment.</w:t>
            </w:r>
          </w:p>
        </w:tc>
        <w:tc>
          <w:tcPr>
            <w:tcW w:w="0" w:type="auto"/>
            <w:vAlign w:val="center"/>
            <w:hideMark/>
          </w:tcPr>
          <w:p w14:paraId="3F7A5777" w14:textId="77777777" w:rsidR="00642DA3" w:rsidRPr="00392889" w:rsidRDefault="00642DA3" w:rsidP="00392889">
            <w:pPr>
              <w:spacing w:after="0"/>
              <w:rPr>
                <w:rFonts w:eastAsia="Times New Roman" w:cs="Times New Roman"/>
              </w:rPr>
            </w:pPr>
            <w:r w:rsidRPr="00392889">
              <w:rPr>
                <w:rFonts w:eastAsia="Times New Roman" w:cs="Times New Roman"/>
              </w:rPr>
              <w:t>30</w:t>
            </w:r>
          </w:p>
        </w:tc>
        <w:tc>
          <w:tcPr>
            <w:tcW w:w="0" w:type="auto"/>
            <w:vAlign w:val="center"/>
            <w:hideMark/>
          </w:tcPr>
          <w:p w14:paraId="537A41E7" w14:textId="77777777" w:rsidR="00642DA3" w:rsidRPr="00392889" w:rsidRDefault="00642DA3" w:rsidP="00392889">
            <w:pPr>
              <w:spacing w:after="0"/>
              <w:rPr>
                <w:rFonts w:eastAsia="Times New Roman" w:cs="Times New Roman"/>
              </w:rPr>
            </w:pPr>
            <w:r w:rsidRPr="00392889">
              <w:rPr>
                <w:rFonts w:eastAsia="Times New Roman" w:cs="Times New Roman"/>
              </w:rPr>
              <w:t>Critical indicator of repayment delinquency.</w:t>
            </w:r>
          </w:p>
        </w:tc>
      </w:tr>
      <w:tr w:rsidR="00642DA3" w:rsidRPr="00A04D4B" w14:paraId="65272E43" w14:textId="77777777" w:rsidTr="00392889">
        <w:trPr>
          <w:tblCellSpacing w:w="15" w:type="dxa"/>
        </w:trPr>
        <w:tc>
          <w:tcPr>
            <w:tcW w:w="0" w:type="auto"/>
            <w:vAlign w:val="center"/>
            <w:hideMark/>
          </w:tcPr>
          <w:p w14:paraId="52FAE8EC" w14:textId="77777777" w:rsidR="00642DA3" w:rsidRPr="00392889" w:rsidRDefault="00642DA3" w:rsidP="00392889">
            <w:pPr>
              <w:spacing w:after="0"/>
              <w:rPr>
                <w:rFonts w:eastAsia="Times New Roman" w:cs="Times New Roman"/>
              </w:rPr>
            </w:pPr>
            <w:r w:rsidRPr="00392889">
              <w:rPr>
                <w:rFonts w:eastAsia="Times New Roman" w:cs="Times New Roman"/>
                <w:b/>
                <w:bCs/>
              </w:rPr>
              <w:t>MAX_DPD</w:t>
            </w:r>
          </w:p>
        </w:tc>
        <w:tc>
          <w:tcPr>
            <w:tcW w:w="0" w:type="auto"/>
            <w:vAlign w:val="center"/>
            <w:hideMark/>
          </w:tcPr>
          <w:p w14:paraId="7EC697D9" w14:textId="77777777" w:rsidR="00642DA3" w:rsidRPr="00392889" w:rsidRDefault="00642DA3" w:rsidP="00392889">
            <w:pPr>
              <w:spacing w:after="0"/>
              <w:rPr>
                <w:rFonts w:eastAsia="Times New Roman" w:cs="Times New Roman"/>
              </w:rPr>
            </w:pPr>
            <w:r w:rsidRPr="00392889">
              <w:rPr>
                <w:rFonts w:eastAsia="Times New Roman" w:cs="Times New Roman"/>
              </w:rPr>
              <w:t>Integer</w:t>
            </w:r>
          </w:p>
        </w:tc>
        <w:tc>
          <w:tcPr>
            <w:tcW w:w="0" w:type="auto"/>
            <w:vAlign w:val="center"/>
            <w:hideMark/>
          </w:tcPr>
          <w:p w14:paraId="23BC522D" w14:textId="77777777" w:rsidR="00642DA3" w:rsidRPr="00392889" w:rsidRDefault="00642DA3" w:rsidP="00392889">
            <w:pPr>
              <w:spacing w:after="0"/>
              <w:rPr>
                <w:rFonts w:eastAsia="Times New Roman" w:cs="Times New Roman"/>
              </w:rPr>
            </w:pPr>
            <w:r w:rsidRPr="00392889">
              <w:rPr>
                <w:rFonts w:eastAsia="Times New Roman" w:cs="Times New Roman"/>
              </w:rPr>
              <w:t>Maximum DPD observed during the loan lifecycle.</w:t>
            </w:r>
          </w:p>
        </w:tc>
        <w:tc>
          <w:tcPr>
            <w:tcW w:w="0" w:type="auto"/>
            <w:vAlign w:val="center"/>
            <w:hideMark/>
          </w:tcPr>
          <w:p w14:paraId="0AA942DF" w14:textId="77777777" w:rsidR="00642DA3" w:rsidRPr="00392889" w:rsidRDefault="00642DA3" w:rsidP="00392889">
            <w:pPr>
              <w:spacing w:after="0"/>
              <w:rPr>
                <w:rFonts w:eastAsia="Times New Roman" w:cs="Times New Roman"/>
              </w:rPr>
            </w:pPr>
            <w:r w:rsidRPr="00392889">
              <w:rPr>
                <w:rFonts w:eastAsia="Times New Roman" w:cs="Times New Roman"/>
              </w:rPr>
              <w:t>90</w:t>
            </w:r>
          </w:p>
        </w:tc>
        <w:tc>
          <w:tcPr>
            <w:tcW w:w="0" w:type="auto"/>
            <w:vAlign w:val="center"/>
            <w:hideMark/>
          </w:tcPr>
          <w:p w14:paraId="1A77132C" w14:textId="77777777" w:rsidR="00642DA3" w:rsidRPr="00392889" w:rsidRDefault="00642DA3" w:rsidP="00392889">
            <w:pPr>
              <w:spacing w:after="0"/>
              <w:rPr>
                <w:rFonts w:eastAsia="Times New Roman" w:cs="Times New Roman"/>
              </w:rPr>
            </w:pPr>
            <w:r w:rsidRPr="00392889">
              <w:rPr>
                <w:rFonts w:eastAsia="Times New Roman" w:cs="Times New Roman"/>
              </w:rPr>
              <w:t>Reflects the worst repayment behavior seen so far.</w:t>
            </w:r>
          </w:p>
        </w:tc>
      </w:tr>
      <w:tr w:rsidR="00642DA3" w:rsidRPr="00A04D4B" w14:paraId="386ACD1F" w14:textId="77777777" w:rsidTr="00392889">
        <w:trPr>
          <w:tblCellSpacing w:w="15" w:type="dxa"/>
        </w:trPr>
        <w:tc>
          <w:tcPr>
            <w:tcW w:w="0" w:type="auto"/>
            <w:vAlign w:val="center"/>
            <w:hideMark/>
          </w:tcPr>
          <w:p w14:paraId="2B26B1C8" w14:textId="77777777" w:rsidR="00642DA3" w:rsidRPr="00392889" w:rsidRDefault="00642DA3" w:rsidP="00392889">
            <w:pPr>
              <w:spacing w:after="0"/>
              <w:rPr>
                <w:rFonts w:eastAsia="Times New Roman" w:cs="Times New Roman"/>
              </w:rPr>
            </w:pPr>
            <w:r w:rsidRPr="00392889">
              <w:rPr>
                <w:rFonts w:eastAsia="Times New Roman" w:cs="Times New Roman"/>
                <w:b/>
                <w:bCs/>
              </w:rPr>
              <w:t>OUTSTANDING_BALANCE</w:t>
            </w:r>
          </w:p>
        </w:tc>
        <w:tc>
          <w:tcPr>
            <w:tcW w:w="0" w:type="auto"/>
            <w:vAlign w:val="center"/>
            <w:hideMark/>
          </w:tcPr>
          <w:p w14:paraId="067F1FA6" w14:textId="77777777" w:rsidR="00642DA3" w:rsidRPr="00392889" w:rsidRDefault="00642DA3" w:rsidP="00392889">
            <w:pPr>
              <w:spacing w:after="0"/>
              <w:rPr>
                <w:rFonts w:eastAsia="Times New Roman" w:cs="Times New Roman"/>
              </w:rPr>
            </w:pPr>
            <w:r w:rsidRPr="00392889">
              <w:rPr>
                <w:rFonts w:eastAsia="Times New Roman" w:cs="Times New Roman"/>
              </w:rPr>
              <w:t>Decimal</w:t>
            </w:r>
          </w:p>
        </w:tc>
        <w:tc>
          <w:tcPr>
            <w:tcW w:w="0" w:type="auto"/>
            <w:vAlign w:val="center"/>
            <w:hideMark/>
          </w:tcPr>
          <w:p w14:paraId="55EDDC8D" w14:textId="77777777" w:rsidR="00642DA3" w:rsidRPr="00392889" w:rsidRDefault="00642DA3" w:rsidP="00392889">
            <w:pPr>
              <w:spacing w:after="0"/>
              <w:rPr>
                <w:rFonts w:eastAsia="Times New Roman" w:cs="Times New Roman"/>
              </w:rPr>
            </w:pPr>
            <w:r w:rsidRPr="00392889">
              <w:rPr>
                <w:rFonts w:eastAsia="Times New Roman" w:cs="Times New Roman"/>
              </w:rPr>
              <w:t>Remaining unpaid loan principal.</w:t>
            </w:r>
          </w:p>
        </w:tc>
        <w:tc>
          <w:tcPr>
            <w:tcW w:w="0" w:type="auto"/>
            <w:vAlign w:val="center"/>
            <w:hideMark/>
          </w:tcPr>
          <w:p w14:paraId="2132DE5F" w14:textId="77777777" w:rsidR="00642DA3" w:rsidRPr="00392889" w:rsidRDefault="00642DA3" w:rsidP="00392889">
            <w:pPr>
              <w:spacing w:after="0"/>
              <w:rPr>
                <w:rFonts w:eastAsia="Times New Roman" w:cs="Times New Roman"/>
              </w:rPr>
            </w:pPr>
            <w:r w:rsidRPr="00392889">
              <w:rPr>
                <w:rFonts w:eastAsia="Times New Roman" w:cs="Times New Roman"/>
              </w:rPr>
              <w:t>325000</w:t>
            </w:r>
          </w:p>
        </w:tc>
        <w:tc>
          <w:tcPr>
            <w:tcW w:w="0" w:type="auto"/>
            <w:vAlign w:val="center"/>
            <w:hideMark/>
          </w:tcPr>
          <w:p w14:paraId="3789B17D" w14:textId="77777777" w:rsidR="00642DA3" w:rsidRPr="00392889" w:rsidRDefault="00642DA3" w:rsidP="00392889">
            <w:pPr>
              <w:spacing w:after="0"/>
              <w:rPr>
                <w:rFonts w:eastAsia="Times New Roman" w:cs="Times New Roman"/>
              </w:rPr>
            </w:pPr>
            <w:r w:rsidRPr="00392889">
              <w:rPr>
                <w:rFonts w:eastAsia="Times New Roman" w:cs="Times New Roman"/>
              </w:rPr>
              <w:t>Amount yet to be recovered by the lender.</w:t>
            </w:r>
          </w:p>
        </w:tc>
      </w:tr>
      <w:tr w:rsidR="00642DA3" w:rsidRPr="00A04D4B" w14:paraId="7FC7C523" w14:textId="77777777" w:rsidTr="00392889">
        <w:trPr>
          <w:tblCellSpacing w:w="15" w:type="dxa"/>
        </w:trPr>
        <w:tc>
          <w:tcPr>
            <w:tcW w:w="0" w:type="auto"/>
            <w:vAlign w:val="center"/>
            <w:hideMark/>
          </w:tcPr>
          <w:p w14:paraId="744BE764" w14:textId="77777777" w:rsidR="00642DA3" w:rsidRPr="00392889" w:rsidRDefault="00642DA3" w:rsidP="00392889">
            <w:pPr>
              <w:spacing w:after="0"/>
              <w:rPr>
                <w:rFonts w:eastAsia="Times New Roman" w:cs="Times New Roman"/>
              </w:rPr>
            </w:pPr>
            <w:r w:rsidRPr="00392889">
              <w:rPr>
                <w:rFonts w:eastAsia="Times New Roman" w:cs="Times New Roman"/>
                <w:b/>
                <w:bCs/>
              </w:rPr>
              <w:t>COLLECTION_BUCKET</w:t>
            </w:r>
          </w:p>
        </w:tc>
        <w:tc>
          <w:tcPr>
            <w:tcW w:w="0" w:type="auto"/>
            <w:vAlign w:val="center"/>
            <w:hideMark/>
          </w:tcPr>
          <w:p w14:paraId="1EF8CBF6"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49B54DBF" w14:textId="77777777" w:rsidR="00642DA3" w:rsidRPr="00392889" w:rsidRDefault="00642DA3" w:rsidP="00392889">
            <w:pPr>
              <w:spacing w:after="0"/>
              <w:rPr>
                <w:rFonts w:eastAsia="Times New Roman" w:cs="Times New Roman"/>
              </w:rPr>
            </w:pPr>
            <w:r w:rsidRPr="00392889">
              <w:rPr>
                <w:rFonts w:eastAsia="Times New Roman" w:cs="Times New Roman"/>
              </w:rPr>
              <w:t>Delinquency category assigned based on DPD.</w:t>
            </w:r>
          </w:p>
        </w:tc>
        <w:tc>
          <w:tcPr>
            <w:tcW w:w="0" w:type="auto"/>
            <w:vAlign w:val="center"/>
            <w:hideMark/>
          </w:tcPr>
          <w:p w14:paraId="4B7466C3" w14:textId="77777777" w:rsidR="00642DA3" w:rsidRPr="00392889" w:rsidRDefault="00642DA3" w:rsidP="00392889">
            <w:pPr>
              <w:spacing w:after="0"/>
              <w:rPr>
                <w:rFonts w:eastAsia="Times New Roman" w:cs="Times New Roman"/>
              </w:rPr>
            </w:pPr>
            <w:r w:rsidRPr="00392889">
              <w:rPr>
                <w:rFonts w:eastAsia="Times New Roman" w:cs="Times New Roman"/>
              </w:rPr>
              <w:t>Current, 1-30, 31-60, 61-90, 90+</w:t>
            </w:r>
          </w:p>
        </w:tc>
        <w:tc>
          <w:tcPr>
            <w:tcW w:w="0" w:type="auto"/>
            <w:vAlign w:val="center"/>
            <w:hideMark/>
          </w:tcPr>
          <w:p w14:paraId="4B972087" w14:textId="77777777" w:rsidR="00642DA3" w:rsidRPr="00392889" w:rsidRDefault="00642DA3" w:rsidP="00392889">
            <w:pPr>
              <w:spacing w:after="0"/>
              <w:rPr>
                <w:rFonts w:eastAsia="Times New Roman" w:cs="Times New Roman"/>
              </w:rPr>
            </w:pPr>
            <w:r w:rsidRPr="00392889">
              <w:rPr>
                <w:rFonts w:eastAsia="Times New Roman" w:cs="Times New Roman"/>
              </w:rPr>
              <w:t>Used by collection teams to prioritize recovery actions.</w:t>
            </w:r>
          </w:p>
        </w:tc>
      </w:tr>
      <w:tr w:rsidR="00642DA3" w:rsidRPr="00A04D4B" w14:paraId="55ED0B33" w14:textId="77777777" w:rsidTr="00392889">
        <w:trPr>
          <w:tblCellSpacing w:w="15" w:type="dxa"/>
        </w:trPr>
        <w:tc>
          <w:tcPr>
            <w:tcW w:w="0" w:type="auto"/>
            <w:vAlign w:val="center"/>
            <w:hideMark/>
          </w:tcPr>
          <w:p w14:paraId="2DE2D7B6" w14:textId="77777777" w:rsidR="00642DA3" w:rsidRPr="00392889" w:rsidRDefault="00642DA3" w:rsidP="00392889">
            <w:pPr>
              <w:spacing w:after="0"/>
              <w:rPr>
                <w:rFonts w:eastAsia="Times New Roman" w:cs="Times New Roman"/>
              </w:rPr>
            </w:pPr>
            <w:r w:rsidRPr="00392889">
              <w:rPr>
                <w:rFonts w:eastAsia="Times New Roman" w:cs="Times New Roman"/>
                <w:b/>
                <w:bCs/>
              </w:rPr>
              <w:t>LOAN_STATUS</w:t>
            </w:r>
          </w:p>
        </w:tc>
        <w:tc>
          <w:tcPr>
            <w:tcW w:w="0" w:type="auto"/>
            <w:vAlign w:val="center"/>
            <w:hideMark/>
          </w:tcPr>
          <w:p w14:paraId="727A2EAA" w14:textId="77777777" w:rsidR="00642DA3" w:rsidRPr="00392889" w:rsidRDefault="00642DA3" w:rsidP="00392889">
            <w:pPr>
              <w:spacing w:after="0"/>
              <w:rPr>
                <w:rFonts w:eastAsia="Times New Roman" w:cs="Times New Roman"/>
              </w:rPr>
            </w:pPr>
            <w:r w:rsidRPr="00392889">
              <w:rPr>
                <w:rFonts w:eastAsia="Times New Roman" w:cs="Times New Roman"/>
              </w:rPr>
              <w:t>String</w:t>
            </w:r>
          </w:p>
        </w:tc>
        <w:tc>
          <w:tcPr>
            <w:tcW w:w="0" w:type="auto"/>
            <w:vAlign w:val="center"/>
            <w:hideMark/>
          </w:tcPr>
          <w:p w14:paraId="545D2FE2" w14:textId="77777777" w:rsidR="00642DA3" w:rsidRPr="00392889" w:rsidRDefault="00642DA3" w:rsidP="00392889">
            <w:pPr>
              <w:spacing w:after="0"/>
              <w:rPr>
                <w:rFonts w:eastAsia="Times New Roman" w:cs="Times New Roman"/>
              </w:rPr>
            </w:pPr>
            <w:r w:rsidRPr="00392889">
              <w:rPr>
                <w:rFonts w:eastAsia="Times New Roman" w:cs="Times New Roman"/>
              </w:rPr>
              <w:t>Current status of the loan account.</w:t>
            </w:r>
          </w:p>
        </w:tc>
        <w:tc>
          <w:tcPr>
            <w:tcW w:w="0" w:type="auto"/>
            <w:vAlign w:val="center"/>
            <w:hideMark/>
          </w:tcPr>
          <w:p w14:paraId="1602E22C" w14:textId="77777777" w:rsidR="00642DA3" w:rsidRPr="00392889" w:rsidRDefault="00642DA3" w:rsidP="00392889">
            <w:pPr>
              <w:spacing w:after="0"/>
              <w:rPr>
                <w:rFonts w:eastAsia="Times New Roman" w:cs="Times New Roman"/>
              </w:rPr>
            </w:pPr>
            <w:r w:rsidRPr="00392889">
              <w:rPr>
                <w:rFonts w:eastAsia="Times New Roman" w:cs="Times New Roman"/>
              </w:rPr>
              <w:t>Active, Closed, Delinquent</w:t>
            </w:r>
          </w:p>
        </w:tc>
        <w:tc>
          <w:tcPr>
            <w:tcW w:w="0" w:type="auto"/>
            <w:vAlign w:val="center"/>
            <w:hideMark/>
          </w:tcPr>
          <w:p w14:paraId="07AB6923" w14:textId="77777777" w:rsidR="00642DA3" w:rsidRPr="00392889" w:rsidRDefault="00642DA3" w:rsidP="00392889">
            <w:pPr>
              <w:spacing w:after="0"/>
              <w:rPr>
                <w:rFonts w:eastAsia="Times New Roman" w:cs="Times New Roman"/>
              </w:rPr>
            </w:pPr>
            <w:r w:rsidRPr="00392889">
              <w:rPr>
                <w:rFonts w:eastAsia="Times New Roman" w:cs="Times New Roman"/>
              </w:rPr>
              <w:t>Indicates whether the loan is healthy or problematic.</w:t>
            </w:r>
          </w:p>
        </w:tc>
      </w:tr>
      <w:tr w:rsidR="00642DA3" w:rsidRPr="00A04D4B" w14:paraId="1CBFFFC1" w14:textId="77777777" w:rsidTr="00392889">
        <w:trPr>
          <w:tblCellSpacing w:w="15" w:type="dxa"/>
        </w:trPr>
        <w:tc>
          <w:tcPr>
            <w:tcW w:w="0" w:type="auto"/>
            <w:vAlign w:val="center"/>
            <w:hideMark/>
          </w:tcPr>
          <w:p w14:paraId="01D3992B" w14:textId="77777777" w:rsidR="00642DA3" w:rsidRPr="00392889" w:rsidRDefault="00642DA3" w:rsidP="00392889">
            <w:pPr>
              <w:spacing w:after="0"/>
              <w:rPr>
                <w:rFonts w:eastAsia="Times New Roman" w:cs="Times New Roman"/>
              </w:rPr>
            </w:pPr>
            <w:r w:rsidRPr="00392889">
              <w:rPr>
                <w:rFonts w:eastAsia="Times New Roman" w:cs="Times New Roman"/>
                <w:b/>
                <w:bCs/>
              </w:rPr>
              <w:t>DEFAULT_FLAG</w:t>
            </w:r>
          </w:p>
        </w:tc>
        <w:tc>
          <w:tcPr>
            <w:tcW w:w="0" w:type="auto"/>
            <w:vAlign w:val="center"/>
            <w:hideMark/>
          </w:tcPr>
          <w:p w14:paraId="2DA7C0D8" w14:textId="77777777" w:rsidR="00642DA3" w:rsidRPr="00392889" w:rsidRDefault="00642DA3" w:rsidP="00392889">
            <w:pPr>
              <w:spacing w:after="0"/>
              <w:rPr>
                <w:rFonts w:eastAsia="Times New Roman" w:cs="Times New Roman"/>
              </w:rPr>
            </w:pPr>
            <w:r w:rsidRPr="00392889">
              <w:rPr>
                <w:rFonts w:eastAsia="Times New Roman" w:cs="Times New Roman"/>
              </w:rPr>
              <w:t>Binary (0/1)</w:t>
            </w:r>
          </w:p>
        </w:tc>
        <w:tc>
          <w:tcPr>
            <w:tcW w:w="0" w:type="auto"/>
            <w:vAlign w:val="center"/>
            <w:hideMark/>
          </w:tcPr>
          <w:p w14:paraId="179DD71F" w14:textId="77777777" w:rsidR="00642DA3" w:rsidRPr="00392889" w:rsidRDefault="00642DA3" w:rsidP="00392889">
            <w:pPr>
              <w:spacing w:after="0"/>
              <w:rPr>
                <w:rFonts w:eastAsia="Times New Roman" w:cs="Times New Roman"/>
              </w:rPr>
            </w:pPr>
            <w:r w:rsidRPr="00392889">
              <w:rPr>
                <w:rFonts w:eastAsia="Times New Roman" w:cs="Times New Roman"/>
              </w:rPr>
              <w:t>Indicates whether the borrower has defaulted on the loan.</w:t>
            </w:r>
          </w:p>
        </w:tc>
        <w:tc>
          <w:tcPr>
            <w:tcW w:w="0" w:type="auto"/>
            <w:vAlign w:val="center"/>
            <w:hideMark/>
          </w:tcPr>
          <w:p w14:paraId="1D5270AB" w14:textId="77777777" w:rsidR="00642DA3" w:rsidRPr="00392889" w:rsidRDefault="00642DA3" w:rsidP="00392889">
            <w:pPr>
              <w:spacing w:after="0"/>
              <w:rPr>
                <w:rFonts w:eastAsia="Times New Roman" w:cs="Times New Roman"/>
              </w:rPr>
            </w:pPr>
            <w:r w:rsidRPr="00392889">
              <w:rPr>
                <w:rFonts w:eastAsia="Times New Roman" w:cs="Times New Roman"/>
              </w:rPr>
              <w:t>0 = No, 1 = Yes</w:t>
            </w:r>
          </w:p>
        </w:tc>
        <w:tc>
          <w:tcPr>
            <w:tcW w:w="0" w:type="auto"/>
            <w:vAlign w:val="center"/>
            <w:hideMark/>
          </w:tcPr>
          <w:p w14:paraId="7EB910A1" w14:textId="77777777" w:rsidR="00642DA3" w:rsidRPr="00392889" w:rsidRDefault="00642DA3" w:rsidP="00392889">
            <w:pPr>
              <w:spacing w:after="0"/>
              <w:rPr>
                <w:rFonts w:eastAsia="Times New Roman" w:cs="Times New Roman"/>
              </w:rPr>
            </w:pPr>
            <w:r w:rsidRPr="00392889">
              <w:rPr>
                <w:rFonts w:eastAsia="Times New Roman" w:cs="Times New Roman"/>
              </w:rPr>
              <w:t>Common target variable for machine learning models.</w:t>
            </w:r>
          </w:p>
        </w:tc>
      </w:tr>
      <w:tr w:rsidR="00642DA3" w:rsidRPr="00A04D4B" w14:paraId="29613894" w14:textId="77777777" w:rsidTr="00392889">
        <w:trPr>
          <w:tblCellSpacing w:w="15" w:type="dxa"/>
        </w:trPr>
        <w:tc>
          <w:tcPr>
            <w:tcW w:w="0" w:type="auto"/>
            <w:vAlign w:val="center"/>
            <w:hideMark/>
          </w:tcPr>
          <w:p w14:paraId="0CC34DFB" w14:textId="77777777" w:rsidR="00642DA3" w:rsidRPr="00392889" w:rsidRDefault="00642DA3" w:rsidP="00392889">
            <w:pPr>
              <w:spacing w:after="0"/>
              <w:rPr>
                <w:rFonts w:eastAsia="Times New Roman" w:cs="Times New Roman"/>
              </w:rPr>
            </w:pPr>
            <w:r w:rsidRPr="00392889">
              <w:rPr>
                <w:rFonts w:eastAsia="Times New Roman" w:cs="Times New Roman"/>
                <w:b/>
                <w:bCs/>
              </w:rPr>
              <w:t>WRITE_OFF_FLAG</w:t>
            </w:r>
          </w:p>
        </w:tc>
        <w:tc>
          <w:tcPr>
            <w:tcW w:w="0" w:type="auto"/>
            <w:vAlign w:val="center"/>
            <w:hideMark/>
          </w:tcPr>
          <w:p w14:paraId="3B9358DF" w14:textId="77777777" w:rsidR="00642DA3" w:rsidRPr="00392889" w:rsidRDefault="00642DA3" w:rsidP="00392889">
            <w:pPr>
              <w:spacing w:after="0"/>
              <w:rPr>
                <w:rFonts w:eastAsia="Times New Roman" w:cs="Times New Roman"/>
              </w:rPr>
            </w:pPr>
            <w:r w:rsidRPr="00392889">
              <w:rPr>
                <w:rFonts w:eastAsia="Times New Roman" w:cs="Times New Roman"/>
              </w:rPr>
              <w:t>Binary (0/1)</w:t>
            </w:r>
          </w:p>
        </w:tc>
        <w:tc>
          <w:tcPr>
            <w:tcW w:w="0" w:type="auto"/>
            <w:vAlign w:val="center"/>
            <w:hideMark/>
          </w:tcPr>
          <w:p w14:paraId="1EC52FD1" w14:textId="77777777" w:rsidR="00642DA3" w:rsidRPr="00392889" w:rsidRDefault="00642DA3" w:rsidP="00392889">
            <w:pPr>
              <w:spacing w:after="0"/>
              <w:rPr>
                <w:rFonts w:eastAsia="Times New Roman" w:cs="Times New Roman"/>
              </w:rPr>
            </w:pPr>
            <w:r w:rsidRPr="00392889">
              <w:rPr>
                <w:rFonts w:eastAsia="Times New Roman" w:cs="Times New Roman"/>
              </w:rPr>
              <w:t>Indicates whether the lender has written off the loan as unrecoverable.</w:t>
            </w:r>
          </w:p>
        </w:tc>
        <w:tc>
          <w:tcPr>
            <w:tcW w:w="0" w:type="auto"/>
            <w:vAlign w:val="center"/>
            <w:hideMark/>
          </w:tcPr>
          <w:p w14:paraId="0DC81F60" w14:textId="77777777" w:rsidR="00642DA3" w:rsidRPr="00392889" w:rsidRDefault="00642DA3" w:rsidP="00392889">
            <w:pPr>
              <w:spacing w:after="0"/>
              <w:rPr>
                <w:rFonts w:eastAsia="Times New Roman" w:cs="Times New Roman"/>
              </w:rPr>
            </w:pPr>
            <w:r w:rsidRPr="00392889">
              <w:rPr>
                <w:rFonts w:eastAsia="Times New Roman" w:cs="Times New Roman"/>
              </w:rPr>
              <w:t>0 = No, 1 = Yes</w:t>
            </w:r>
          </w:p>
        </w:tc>
        <w:tc>
          <w:tcPr>
            <w:tcW w:w="0" w:type="auto"/>
            <w:vAlign w:val="center"/>
            <w:hideMark/>
          </w:tcPr>
          <w:p w14:paraId="51684D10" w14:textId="77777777" w:rsidR="00642DA3" w:rsidRPr="00392889" w:rsidRDefault="00642DA3" w:rsidP="00392889">
            <w:pPr>
              <w:spacing w:after="0"/>
              <w:rPr>
                <w:rFonts w:eastAsia="Times New Roman" w:cs="Times New Roman"/>
              </w:rPr>
            </w:pPr>
            <w:r w:rsidRPr="00392889">
              <w:rPr>
                <w:rFonts w:eastAsia="Times New Roman" w:cs="Times New Roman"/>
              </w:rPr>
              <w:t>Represents severe credit loss.</w:t>
            </w:r>
          </w:p>
        </w:tc>
      </w:tr>
      <w:tr w:rsidR="00642DA3" w:rsidRPr="00A04D4B" w14:paraId="3C078066" w14:textId="77777777" w:rsidTr="00392889">
        <w:trPr>
          <w:tblCellSpacing w:w="15" w:type="dxa"/>
        </w:trPr>
        <w:tc>
          <w:tcPr>
            <w:tcW w:w="0" w:type="auto"/>
            <w:vAlign w:val="center"/>
            <w:hideMark/>
          </w:tcPr>
          <w:p w14:paraId="11C45079" w14:textId="77777777" w:rsidR="00642DA3" w:rsidRPr="00392889" w:rsidRDefault="00642DA3" w:rsidP="00392889">
            <w:pPr>
              <w:spacing w:after="0"/>
              <w:rPr>
                <w:rFonts w:eastAsia="Times New Roman" w:cs="Times New Roman"/>
              </w:rPr>
            </w:pPr>
            <w:r w:rsidRPr="00392889">
              <w:rPr>
                <w:rFonts w:eastAsia="Times New Roman" w:cs="Times New Roman"/>
                <w:b/>
                <w:bCs/>
              </w:rPr>
              <w:t>DISBURSAL_DATE</w:t>
            </w:r>
          </w:p>
        </w:tc>
        <w:tc>
          <w:tcPr>
            <w:tcW w:w="0" w:type="auto"/>
            <w:vAlign w:val="center"/>
            <w:hideMark/>
          </w:tcPr>
          <w:p w14:paraId="334FE91B" w14:textId="77777777" w:rsidR="00642DA3" w:rsidRPr="00392889" w:rsidRDefault="00642DA3" w:rsidP="00392889">
            <w:pPr>
              <w:spacing w:after="0"/>
              <w:rPr>
                <w:rFonts w:eastAsia="Times New Roman" w:cs="Times New Roman"/>
              </w:rPr>
            </w:pPr>
            <w:r w:rsidRPr="00392889">
              <w:rPr>
                <w:rFonts w:eastAsia="Times New Roman" w:cs="Times New Roman"/>
              </w:rPr>
              <w:t>Date</w:t>
            </w:r>
          </w:p>
        </w:tc>
        <w:tc>
          <w:tcPr>
            <w:tcW w:w="0" w:type="auto"/>
            <w:vAlign w:val="center"/>
            <w:hideMark/>
          </w:tcPr>
          <w:p w14:paraId="1BAE7EA9" w14:textId="77777777" w:rsidR="00642DA3" w:rsidRPr="00392889" w:rsidRDefault="00642DA3" w:rsidP="00392889">
            <w:pPr>
              <w:spacing w:after="0"/>
              <w:rPr>
                <w:rFonts w:eastAsia="Times New Roman" w:cs="Times New Roman"/>
              </w:rPr>
            </w:pPr>
            <w:r w:rsidRPr="00392889">
              <w:rPr>
                <w:rFonts w:eastAsia="Times New Roman" w:cs="Times New Roman"/>
              </w:rPr>
              <w:t>Date on which the loan amount was released to the borrower.</w:t>
            </w:r>
          </w:p>
        </w:tc>
        <w:tc>
          <w:tcPr>
            <w:tcW w:w="0" w:type="auto"/>
            <w:vAlign w:val="center"/>
            <w:hideMark/>
          </w:tcPr>
          <w:p w14:paraId="103DE8AC" w14:textId="77777777" w:rsidR="00642DA3" w:rsidRPr="00392889" w:rsidRDefault="00642DA3" w:rsidP="00392889">
            <w:pPr>
              <w:spacing w:after="0"/>
              <w:rPr>
                <w:rFonts w:eastAsia="Times New Roman" w:cs="Times New Roman"/>
              </w:rPr>
            </w:pPr>
            <w:r w:rsidRPr="00392889">
              <w:rPr>
                <w:rFonts w:eastAsia="Times New Roman" w:cs="Times New Roman"/>
              </w:rPr>
              <w:t>2024-01-15</w:t>
            </w:r>
          </w:p>
        </w:tc>
        <w:tc>
          <w:tcPr>
            <w:tcW w:w="0" w:type="auto"/>
            <w:vAlign w:val="center"/>
            <w:hideMark/>
          </w:tcPr>
          <w:p w14:paraId="3213C8B4" w14:textId="77777777" w:rsidR="00642DA3" w:rsidRPr="00392889" w:rsidRDefault="00642DA3" w:rsidP="00392889">
            <w:pPr>
              <w:spacing w:after="0"/>
              <w:rPr>
                <w:rFonts w:eastAsia="Times New Roman" w:cs="Times New Roman"/>
              </w:rPr>
            </w:pPr>
            <w:r w:rsidRPr="00392889">
              <w:rPr>
                <w:rFonts w:eastAsia="Times New Roman" w:cs="Times New Roman"/>
              </w:rPr>
              <w:t>Starting point of the loan lifecycle.</w:t>
            </w:r>
          </w:p>
        </w:tc>
      </w:tr>
      <w:tr w:rsidR="00642DA3" w:rsidRPr="00A04D4B" w14:paraId="52ECCBBD" w14:textId="77777777" w:rsidTr="00392889">
        <w:trPr>
          <w:tblCellSpacing w:w="15" w:type="dxa"/>
        </w:trPr>
        <w:tc>
          <w:tcPr>
            <w:tcW w:w="0" w:type="auto"/>
            <w:vAlign w:val="center"/>
            <w:hideMark/>
          </w:tcPr>
          <w:p w14:paraId="06D5AF30" w14:textId="77777777" w:rsidR="00642DA3" w:rsidRPr="00392889" w:rsidRDefault="00642DA3" w:rsidP="00392889">
            <w:pPr>
              <w:spacing w:after="0"/>
              <w:rPr>
                <w:rFonts w:eastAsia="Times New Roman" w:cs="Times New Roman"/>
              </w:rPr>
            </w:pPr>
            <w:r w:rsidRPr="00392889">
              <w:rPr>
                <w:rFonts w:eastAsia="Times New Roman" w:cs="Times New Roman"/>
                <w:b/>
                <w:bCs/>
              </w:rPr>
              <w:t>LAST_PAYMENT_DATE</w:t>
            </w:r>
          </w:p>
        </w:tc>
        <w:tc>
          <w:tcPr>
            <w:tcW w:w="0" w:type="auto"/>
            <w:vAlign w:val="center"/>
            <w:hideMark/>
          </w:tcPr>
          <w:p w14:paraId="4EAE67A7" w14:textId="77777777" w:rsidR="00642DA3" w:rsidRPr="00392889" w:rsidRDefault="00642DA3" w:rsidP="00392889">
            <w:pPr>
              <w:spacing w:after="0"/>
              <w:rPr>
                <w:rFonts w:eastAsia="Times New Roman" w:cs="Times New Roman"/>
              </w:rPr>
            </w:pPr>
            <w:r w:rsidRPr="00392889">
              <w:rPr>
                <w:rFonts w:eastAsia="Times New Roman" w:cs="Times New Roman"/>
              </w:rPr>
              <w:t>Date</w:t>
            </w:r>
          </w:p>
        </w:tc>
        <w:tc>
          <w:tcPr>
            <w:tcW w:w="0" w:type="auto"/>
            <w:vAlign w:val="center"/>
            <w:hideMark/>
          </w:tcPr>
          <w:p w14:paraId="13CB59BF" w14:textId="77777777" w:rsidR="00642DA3" w:rsidRPr="00392889" w:rsidRDefault="00642DA3" w:rsidP="00392889">
            <w:pPr>
              <w:spacing w:after="0"/>
              <w:rPr>
                <w:rFonts w:eastAsia="Times New Roman" w:cs="Times New Roman"/>
              </w:rPr>
            </w:pPr>
            <w:r w:rsidRPr="00392889">
              <w:rPr>
                <w:rFonts w:eastAsia="Times New Roman" w:cs="Times New Roman"/>
              </w:rPr>
              <w:t>Date of the most recent EMI payment received.</w:t>
            </w:r>
          </w:p>
        </w:tc>
        <w:tc>
          <w:tcPr>
            <w:tcW w:w="0" w:type="auto"/>
            <w:vAlign w:val="center"/>
            <w:hideMark/>
          </w:tcPr>
          <w:p w14:paraId="7B3EB353" w14:textId="77777777" w:rsidR="00642DA3" w:rsidRPr="00392889" w:rsidRDefault="00642DA3" w:rsidP="00392889">
            <w:pPr>
              <w:spacing w:after="0"/>
              <w:rPr>
                <w:rFonts w:eastAsia="Times New Roman" w:cs="Times New Roman"/>
              </w:rPr>
            </w:pPr>
            <w:r w:rsidRPr="00392889">
              <w:rPr>
                <w:rFonts w:eastAsia="Times New Roman" w:cs="Times New Roman"/>
              </w:rPr>
              <w:t>2025-05-10</w:t>
            </w:r>
          </w:p>
        </w:tc>
        <w:tc>
          <w:tcPr>
            <w:tcW w:w="0" w:type="auto"/>
            <w:vAlign w:val="center"/>
            <w:hideMark/>
          </w:tcPr>
          <w:p w14:paraId="2F72672C" w14:textId="77777777" w:rsidR="00642DA3" w:rsidRPr="00392889" w:rsidRDefault="00642DA3" w:rsidP="00392889">
            <w:pPr>
              <w:spacing w:after="0"/>
              <w:rPr>
                <w:rFonts w:eastAsia="Times New Roman" w:cs="Times New Roman"/>
              </w:rPr>
            </w:pPr>
            <w:r w:rsidRPr="00392889">
              <w:rPr>
                <w:rFonts w:eastAsia="Times New Roman" w:cs="Times New Roman"/>
              </w:rPr>
              <w:t>Used to calculate payment recency and delinquency metrics.</w:t>
            </w:r>
          </w:p>
        </w:tc>
      </w:tr>
    </w:tbl>
    <w:p w14:paraId="6D0F3E1E" w14:textId="29CB7F3A" w:rsidR="00FB54C0" w:rsidRDefault="00877DB1">
      <w:r>
        <w:rPr>
          <w:noProof/>
        </w:rPr>
        <w:lastRenderedPageBreak/>
        <w:pict w14:anchorId="3D3BCCFA">
          <v:rect id="_x0000_i1036" alt="" style="width:468pt;height:.05pt;mso-width-percent:0;mso-height-percent:0;mso-width-percent:0;mso-height-percent:0" o:hralign="center" o:hrstd="t" o:hr="t"/>
        </w:pict>
      </w:r>
    </w:p>
    <w:p w14:paraId="1E155605" w14:textId="77777777" w:rsidR="00392889" w:rsidRPr="00392889" w:rsidRDefault="00392889" w:rsidP="00392889">
      <w:pPr>
        <w:pStyle w:val="Heading1"/>
      </w:pPr>
      <w:bookmarkStart w:id="5" w:name="what-to-build"/>
      <w:bookmarkEnd w:id="4"/>
      <w:r w:rsidRPr="00392889">
        <w:t>Important Lending Concepts</w:t>
      </w:r>
    </w:p>
    <w:p w14:paraId="3391AE69" w14:textId="77777777" w:rsidR="00392889" w:rsidRPr="0046006C" w:rsidRDefault="00392889" w:rsidP="00392889">
      <w:pPr>
        <w:pStyle w:val="Heading1"/>
        <w:rPr>
          <w:sz w:val="28"/>
          <w:szCs w:val="28"/>
        </w:rPr>
      </w:pPr>
      <w:r w:rsidRPr="0046006C">
        <w:rPr>
          <w:sz w:val="28"/>
          <w:szCs w:val="28"/>
        </w:rPr>
        <w:t>Bureau Score</w:t>
      </w:r>
    </w:p>
    <w:p w14:paraId="76DCB0E5" w14:textId="77777777" w:rsidR="00392889" w:rsidRPr="00392889" w:rsidRDefault="00392889" w:rsidP="00392889">
      <w:pPr>
        <w:spacing w:before="100" w:beforeAutospacing="1" w:after="100" w:afterAutospacing="1"/>
        <w:rPr>
          <w:rFonts w:eastAsia="Times New Roman" w:cs="Times New Roman"/>
        </w:rPr>
      </w:pPr>
      <w:r w:rsidRPr="00392889">
        <w:rPr>
          <w:rFonts w:eastAsia="Times New Roman" w:cs="Times New Roman"/>
        </w:rPr>
        <w:t>A numerical score generated by credit bureaus based on a borrower's repayment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9"/>
        <w:gridCol w:w="1619"/>
      </w:tblGrid>
      <w:tr w:rsidR="00392889" w:rsidRPr="00392889" w14:paraId="3049664A" w14:textId="77777777" w:rsidTr="00051B57">
        <w:trPr>
          <w:tblHeader/>
          <w:tblCellSpacing w:w="15" w:type="dxa"/>
        </w:trPr>
        <w:tc>
          <w:tcPr>
            <w:tcW w:w="0" w:type="auto"/>
            <w:vAlign w:val="center"/>
            <w:hideMark/>
          </w:tcPr>
          <w:p w14:paraId="0B7B32F9"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Score Range</w:t>
            </w:r>
          </w:p>
        </w:tc>
        <w:tc>
          <w:tcPr>
            <w:tcW w:w="0" w:type="auto"/>
            <w:vAlign w:val="center"/>
            <w:hideMark/>
          </w:tcPr>
          <w:p w14:paraId="105F3A39"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Interpretation</w:t>
            </w:r>
          </w:p>
        </w:tc>
      </w:tr>
      <w:tr w:rsidR="00392889" w:rsidRPr="00392889" w14:paraId="25EDF056" w14:textId="77777777" w:rsidTr="00051B57">
        <w:trPr>
          <w:tblCellSpacing w:w="15" w:type="dxa"/>
        </w:trPr>
        <w:tc>
          <w:tcPr>
            <w:tcW w:w="0" w:type="auto"/>
            <w:vAlign w:val="center"/>
            <w:hideMark/>
          </w:tcPr>
          <w:p w14:paraId="0AE5E699" w14:textId="77777777" w:rsidR="00392889" w:rsidRPr="00392889" w:rsidRDefault="00392889" w:rsidP="00051B57">
            <w:pPr>
              <w:spacing w:after="0"/>
              <w:rPr>
                <w:rFonts w:eastAsia="Times New Roman" w:cs="Times New Roman"/>
              </w:rPr>
            </w:pPr>
            <w:r w:rsidRPr="00392889">
              <w:rPr>
                <w:rFonts w:eastAsia="Times New Roman" w:cs="Times New Roman"/>
              </w:rPr>
              <w:t>800+</w:t>
            </w:r>
          </w:p>
        </w:tc>
        <w:tc>
          <w:tcPr>
            <w:tcW w:w="0" w:type="auto"/>
            <w:vAlign w:val="center"/>
            <w:hideMark/>
          </w:tcPr>
          <w:p w14:paraId="30CC3A86" w14:textId="77777777" w:rsidR="00392889" w:rsidRPr="00392889" w:rsidRDefault="00392889" w:rsidP="00051B57">
            <w:pPr>
              <w:spacing w:after="0"/>
              <w:rPr>
                <w:rFonts w:eastAsia="Times New Roman" w:cs="Times New Roman"/>
              </w:rPr>
            </w:pPr>
            <w:r w:rsidRPr="00392889">
              <w:rPr>
                <w:rFonts w:eastAsia="Times New Roman" w:cs="Times New Roman"/>
              </w:rPr>
              <w:t>Excellent</w:t>
            </w:r>
          </w:p>
        </w:tc>
      </w:tr>
      <w:tr w:rsidR="00392889" w:rsidRPr="00392889" w14:paraId="65767A66" w14:textId="77777777" w:rsidTr="00051B57">
        <w:trPr>
          <w:tblCellSpacing w:w="15" w:type="dxa"/>
        </w:trPr>
        <w:tc>
          <w:tcPr>
            <w:tcW w:w="0" w:type="auto"/>
            <w:vAlign w:val="center"/>
            <w:hideMark/>
          </w:tcPr>
          <w:p w14:paraId="3429DBEC" w14:textId="77777777" w:rsidR="00392889" w:rsidRPr="00392889" w:rsidRDefault="00392889" w:rsidP="00051B57">
            <w:pPr>
              <w:spacing w:after="0"/>
              <w:rPr>
                <w:rFonts w:eastAsia="Times New Roman" w:cs="Times New Roman"/>
              </w:rPr>
            </w:pPr>
            <w:r w:rsidRPr="00392889">
              <w:rPr>
                <w:rFonts w:eastAsia="Times New Roman" w:cs="Times New Roman"/>
              </w:rPr>
              <w:t>750-799</w:t>
            </w:r>
          </w:p>
        </w:tc>
        <w:tc>
          <w:tcPr>
            <w:tcW w:w="0" w:type="auto"/>
            <w:vAlign w:val="center"/>
            <w:hideMark/>
          </w:tcPr>
          <w:p w14:paraId="44E6CDEB" w14:textId="77777777" w:rsidR="00392889" w:rsidRPr="00392889" w:rsidRDefault="00392889" w:rsidP="00051B57">
            <w:pPr>
              <w:spacing w:after="0"/>
              <w:rPr>
                <w:rFonts w:eastAsia="Times New Roman" w:cs="Times New Roman"/>
              </w:rPr>
            </w:pPr>
            <w:r w:rsidRPr="00392889">
              <w:rPr>
                <w:rFonts w:eastAsia="Times New Roman" w:cs="Times New Roman"/>
              </w:rPr>
              <w:t>Very Good</w:t>
            </w:r>
          </w:p>
        </w:tc>
      </w:tr>
      <w:tr w:rsidR="00392889" w:rsidRPr="00392889" w14:paraId="281403DF" w14:textId="77777777" w:rsidTr="00051B57">
        <w:trPr>
          <w:tblCellSpacing w:w="15" w:type="dxa"/>
        </w:trPr>
        <w:tc>
          <w:tcPr>
            <w:tcW w:w="0" w:type="auto"/>
            <w:vAlign w:val="center"/>
            <w:hideMark/>
          </w:tcPr>
          <w:p w14:paraId="0D428695" w14:textId="77777777" w:rsidR="00392889" w:rsidRPr="00392889" w:rsidRDefault="00392889" w:rsidP="00051B57">
            <w:pPr>
              <w:spacing w:after="0"/>
              <w:rPr>
                <w:rFonts w:eastAsia="Times New Roman" w:cs="Times New Roman"/>
              </w:rPr>
            </w:pPr>
            <w:r w:rsidRPr="00392889">
              <w:rPr>
                <w:rFonts w:eastAsia="Times New Roman" w:cs="Times New Roman"/>
              </w:rPr>
              <w:t>700-749</w:t>
            </w:r>
          </w:p>
        </w:tc>
        <w:tc>
          <w:tcPr>
            <w:tcW w:w="0" w:type="auto"/>
            <w:vAlign w:val="center"/>
            <w:hideMark/>
          </w:tcPr>
          <w:p w14:paraId="4C31A858" w14:textId="77777777" w:rsidR="00392889" w:rsidRPr="00392889" w:rsidRDefault="00392889" w:rsidP="00051B57">
            <w:pPr>
              <w:spacing w:after="0"/>
              <w:rPr>
                <w:rFonts w:eastAsia="Times New Roman" w:cs="Times New Roman"/>
              </w:rPr>
            </w:pPr>
            <w:r w:rsidRPr="00392889">
              <w:rPr>
                <w:rFonts w:eastAsia="Times New Roman" w:cs="Times New Roman"/>
              </w:rPr>
              <w:t>Good</w:t>
            </w:r>
          </w:p>
        </w:tc>
      </w:tr>
      <w:tr w:rsidR="00392889" w:rsidRPr="00392889" w14:paraId="48A606EE" w14:textId="77777777" w:rsidTr="00051B57">
        <w:trPr>
          <w:tblCellSpacing w:w="15" w:type="dxa"/>
        </w:trPr>
        <w:tc>
          <w:tcPr>
            <w:tcW w:w="0" w:type="auto"/>
            <w:vAlign w:val="center"/>
            <w:hideMark/>
          </w:tcPr>
          <w:p w14:paraId="22E55BEE" w14:textId="77777777" w:rsidR="00392889" w:rsidRPr="00392889" w:rsidRDefault="00392889" w:rsidP="00051B57">
            <w:pPr>
              <w:spacing w:after="0"/>
              <w:rPr>
                <w:rFonts w:eastAsia="Times New Roman" w:cs="Times New Roman"/>
              </w:rPr>
            </w:pPr>
            <w:r w:rsidRPr="00392889">
              <w:rPr>
                <w:rFonts w:eastAsia="Times New Roman" w:cs="Times New Roman"/>
              </w:rPr>
              <w:t>650-699</w:t>
            </w:r>
          </w:p>
        </w:tc>
        <w:tc>
          <w:tcPr>
            <w:tcW w:w="0" w:type="auto"/>
            <w:vAlign w:val="center"/>
            <w:hideMark/>
          </w:tcPr>
          <w:p w14:paraId="54046BBD" w14:textId="77777777" w:rsidR="00392889" w:rsidRPr="00392889" w:rsidRDefault="00392889" w:rsidP="00051B57">
            <w:pPr>
              <w:spacing w:after="0"/>
              <w:rPr>
                <w:rFonts w:eastAsia="Times New Roman" w:cs="Times New Roman"/>
              </w:rPr>
            </w:pPr>
            <w:r w:rsidRPr="00392889">
              <w:rPr>
                <w:rFonts w:eastAsia="Times New Roman" w:cs="Times New Roman"/>
              </w:rPr>
              <w:t>Moderate Risk</w:t>
            </w:r>
          </w:p>
        </w:tc>
      </w:tr>
      <w:tr w:rsidR="00392889" w:rsidRPr="00392889" w14:paraId="2BB858BC" w14:textId="77777777" w:rsidTr="00051B57">
        <w:trPr>
          <w:tblCellSpacing w:w="15" w:type="dxa"/>
        </w:trPr>
        <w:tc>
          <w:tcPr>
            <w:tcW w:w="0" w:type="auto"/>
            <w:vAlign w:val="center"/>
            <w:hideMark/>
          </w:tcPr>
          <w:p w14:paraId="2464A710" w14:textId="77777777" w:rsidR="00392889" w:rsidRPr="00392889" w:rsidRDefault="00392889" w:rsidP="00051B57">
            <w:pPr>
              <w:spacing w:after="0"/>
              <w:rPr>
                <w:rFonts w:eastAsia="Times New Roman" w:cs="Times New Roman"/>
              </w:rPr>
            </w:pPr>
            <w:r w:rsidRPr="00392889">
              <w:rPr>
                <w:rFonts w:eastAsia="Times New Roman" w:cs="Times New Roman"/>
              </w:rPr>
              <w:t>Below 650</w:t>
            </w:r>
          </w:p>
        </w:tc>
        <w:tc>
          <w:tcPr>
            <w:tcW w:w="0" w:type="auto"/>
            <w:vAlign w:val="center"/>
            <w:hideMark/>
          </w:tcPr>
          <w:p w14:paraId="4469D90B" w14:textId="77777777" w:rsidR="00392889" w:rsidRPr="00392889" w:rsidRDefault="00392889" w:rsidP="00051B57">
            <w:pPr>
              <w:spacing w:after="0"/>
              <w:rPr>
                <w:rFonts w:eastAsia="Times New Roman" w:cs="Times New Roman"/>
              </w:rPr>
            </w:pPr>
            <w:r w:rsidRPr="00392889">
              <w:rPr>
                <w:rFonts w:eastAsia="Times New Roman" w:cs="Times New Roman"/>
              </w:rPr>
              <w:t>High Risk</w:t>
            </w:r>
          </w:p>
        </w:tc>
      </w:tr>
    </w:tbl>
    <w:p w14:paraId="2028A937" w14:textId="77777777" w:rsidR="00392889" w:rsidRPr="0046006C" w:rsidRDefault="00392889" w:rsidP="00392889">
      <w:pPr>
        <w:pStyle w:val="Heading1"/>
        <w:rPr>
          <w:sz w:val="28"/>
          <w:szCs w:val="28"/>
        </w:rPr>
      </w:pPr>
      <w:r w:rsidRPr="0046006C">
        <w:rPr>
          <w:sz w:val="28"/>
          <w:szCs w:val="28"/>
        </w:rPr>
        <w:t>DPD (Days Past Due)</w:t>
      </w:r>
    </w:p>
    <w:p w14:paraId="52F05E53" w14:textId="77777777" w:rsidR="00392889" w:rsidRPr="00392889" w:rsidRDefault="00392889" w:rsidP="00392889">
      <w:pPr>
        <w:spacing w:before="100" w:beforeAutospacing="1" w:after="100" w:afterAutospacing="1"/>
        <w:rPr>
          <w:rFonts w:eastAsia="Times New Roman" w:cs="Times New Roman"/>
        </w:rPr>
      </w:pPr>
      <w:r w:rsidRPr="00392889">
        <w:rPr>
          <w:rFonts w:eastAsia="Times New Roman" w:cs="Times New Roman"/>
        </w:rPr>
        <w:t>Measures how many days a borrower is late in making an EMI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0"/>
        <w:gridCol w:w="2481"/>
      </w:tblGrid>
      <w:tr w:rsidR="00392889" w:rsidRPr="00392889" w14:paraId="5126392D" w14:textId="77777777" w:rsidTr="00051B57">
        <w:trPr>
          <w:tblHeader/>
          <w:tblCellSpacing w:w="15" w:type="dxa"/>
        </w:trPr>
        <w:tc>
          <w:tcPr>
            <w:tcW w:w="0" w:type="auto"/>
            <w:vAlign w:val="center"/>
            <w:hideMark/>
          </w:tcPr>
          <w:p w14:paraId="6A5F6A98"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DPD</w:t>
            </w:r>
          </w:p>
        </w:tc>
        <w:tc>
          <w:tcPr>
            <w:tcW w:w="0" w:type="auto"/>
            <w:vAlign w:val="center"/>
            <w:hideMark/>
          </w:tcPr>
          <w:p w14:paraId="69893E41"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Meaning</w:t>
            </w:r>
          </w:p>
        </w:tc>
      </w:tr>
      <w:tr w:rsidR="00392889" w:rsidRPr="00392889" w14:paraId="2DD659E4" w14:textId="77777777" w:rsidTr="00051B57">
        <w:trPr>
          <w:tblCellSpacing w:w="15" w:type="dxa"/>
        </w:trPr>
        <w:tc>
          <w:tcPr>
            <w:tcW w:w="0" w:type="auto"/>
            <w:vAlign w:val="center"/>
            <w:hideMark/>
          </w:tcPr>
          <w:p w14:paraId="426C4CF6" w14:textId="77777777" w:rsidR="00392889" w:rsidRPr="00392889" w:rsidRDefault="00392889" w:rsidP="00051B57">
            <w:pPr>
              <w:spacing w:after="0"/>
              <w:rPr>
                <w:rFonts w:eastAsia="Times New Roman" w:cs="Times New Roman"/>
              </w:rPr>
            </w:pPr>
            <w:r w:rsidRPr="00392889">
              <w:rPr>
                <w:rFonts w:eastAsia="Times New Roman" w:cs="Times New Roman"/>
              </w:rPr>
              <w:t>0</w:t>
            </w:r>
          </w:p>
        </w:tc>
        <w:tc>
          <w:tcPr>
            <w:tcW w:w="0" w:type="auto"/>
            <w:vAlign w:val="center"/>
            <w:hideMark/>
          </w:tcPr>
          <w:p w14:paraId="4FD15C7F" w14:textId="77777777" w:rsidR="00392889" w:rsidRPr="00392889" w:rsidRDefault="00392889" w:rsidP="00051B57">
            <w:pPr>
              <w:spacing w:after="0"/>
              <w:rPr>
                <w:rFonts w:eastAsia="Times New Roman" w:cs="Times New Roman"/>
              </w:rPr>
            </w:pPr>
            <w:r w:rsidRPr="00392889">
              <w:rPr>
                <w:rFonts w:eastAsia="Times New Roman" w:cs="Times New Roman"/>
              </w:rPr>
              <w:t>Payment made on time</w:t>
            </w:r>
          </w:p>
        </w:tc>
      </w:tr>
      <w:tr w:rsidR="00392889" w:rsidRPr="00392889" w14:paraId="31BBE1B9" w14:textId="77777777" w:rsidTr="00051B57">
        <w:trPr>
          <w:tblCellSpacing w:w="15" w:type="dxa"/>
        </w:trPr>
        <w:tc>
          <w:tcPr>
            <w:tcW w:w="0" w:type="auto"/>
            <w:vAlign w:val="center"/>
            <w:hideMark/>
          </w:tcPr>
          <w:p w14:paraId="13434CEF" w14:textId="77777777" w:rsidR="00392889" w:rsidRPr="00392889" w:rsidRDefault="00392889" w:rsidP="00051B57">
            <w:pPr>
              <w:spacing w:after="0"/>
              <w:rPr>
                <w:rFonts w:eastAsia="Times New Roman" w:cs="Times New Roman"/>
              </w:rPr>
            </w:pPr>
            <w:r w:rsidRPr="00392889">
              <w:rPr>
                <w:rFonts w:eastAsia="Times New Roman" w:cs="Times New Roman"/>
              </w:rPr>
              <w:t>1-30</w:t>
            </w:r>
          </w:p>
        </w:tc>
        <w:tc>
          <w:tcPr>
            <w:tcW w:w="0" w:type="auto"/>
            <w:vAlign w:val="center"/>
            <w:hideMark/>
          </w:tcPr>
          <w:p w14:paraId="17EB1CC8" w14:textId="77777777" w:rsidR="00392889" w:rsidRPr="00392889" w:rsidRDefault="00392889" w:rsidP="00051B57">
            <w:pPr>
              <w:spacing w:after="0"/>
              <w:rPr>
                <w:rFonts w:eastAsia="Times New Roman" w:cs="Times New Roman"/>
              </w:rPr>
            </w:pPr>
            <w:r w:rsidRPr="00392889">
              <w:rPr>
                <w:rFonts w:eastAsia="Times New Roman" w:cs="Times New Roman"/>
              </w:rPr>
              <w:t>Slight delay</w:t>
            </w:r>
          </w:p>
        </w:tc>
      </w:tr>
      <w:tr w:rsidR="00392889" w:rsidRPr="00392889" w14:paraId="71E11E37" w14:textId="77777777" w:rsidTr="00051B57">
        <w:trPr>
          <w:tblCellSpacing w:w="15" w:type="dxa"/>
        </w:trPr>
        <w:tc>
          <w:tcPr>
            <w:tcW w:w="0" w:type="auto"/>
            <w:vAlign w:val="center"/>
            <w:hideMark/>
          </w:tcPr>
          <w:p w14:paraId="0FCF5179" w14:textId="77777777" w:rsidR="00392889" w:rsidRPr="00392889" w:rsidRDefault="00392889" w:rsidP="00051B57">
            <w:pPr>
              <w:spacing w:after="0"/>
              <w:rPr>
                <w:rFonts w:eastAsia="Times New Roman" w:cs="Times New Roman"/>
              </w:rPr>
            </w:pPr>
            <w:r w:rsidRPr="00392889">
              <w:rPr>
                <w:rFonts w:eastAsia="Times New Roman" w:cs="Times New Roman"/>
              </w:rPr>
              <w:t>31-60</w:t>
            </w:r>
          </w:p>
        </w:tc>
        <w:tc>
          <w:tcPr>
            <w:tcW w:w="0" w:type="auto"/>
            <w:vAlign w:val="center"/>
            <w:hideMark/>
          </w:tcPr>
          <w:p w14:paraId="1F754B94" w14:textId="77777777" w:rsidR="00392889" w:rsidRPr="00392889" w:rsidRDefault="00392889" w:rsidP="00051B57">
            <w:pPr>
              <w:spacing w:after="0"/>
              <w:rPr>
                <w:rFonts w:eastAsia="Times New Roman" w:cs="Times New Roman"/>
              </w:rPr>
            </w:pPr>
            <w:r w:rsidRPr="00392889">
              <w:rPr>
                <w:rFonts w:eastAsia="Times New Roman" w:cs="Times New Roman"/>
              </w:rPr>
              <w:t>Moderate delinquency</w:t>
            </w:r>
          </w:p>
        </w:tc>
      </w:tr>
      <w:tr w:rsidR="00392889" w:rsidRPr="00392889" w14:paraId="12D3B736" w14:textId="77777777" w:rsidTr="00051B57">
        <w:trPr>
          <w:tblCellSpacing w:w="15" w:type="dxa"/>
        </w:trPr>
        <w:tc>
          <w:tcPr>
            <w:tcW w:w="0" w:type="auto"/>
            <w:vAlign w:val="center"/>
            <w:hideMark/>
          </w:tcPr>
          <w:p w14:paraId="64511FAF" w14:textId="77777777" w:rsidR="00392889" w:rsidRPr="00392889" w:rsidRDefault="00392889" w:rsidP="00051B57">
            <w:pPr>
              <w:spacing w:after="0"/>
              <w:rPr>
                <w:rFonts w:eastAsia="Times New Roman" w:cs="Times New Roman"/>
              </w:rPr>
            </w:pPr>
            <w:r w:rsidRPr="00392889">
              <w:rPr>
                <w:rFonts w:eastAsia="Times New Roman" w:cs="Times New Roman"/>
              </w:rPr>
              <w:t>61-90</w:t>
            </w:r>
          </w:p>
        </w:tc>
        <w:tc>
          <w:tcPr>
            <w:tcW w:w="0" w:type="auto"/>
            <w:vAlign w:val="center"/>
            <w:hideMark/>
          </w:tcPr>
          <w:p w14:paraId="17397895" w14:textId="77777777" w:rsidR="00392889" w:rsidRPr="00392889" w:rsidRDefault="00392889" w:rsidP="00051B57">
            <w:pPr>
              <w:spacing w:after="0"/>
              <w:rPr>
                <w:rFonts w:eastAsia="Times New Roman" w:cs="Times New Roman"/>
              </w:rPr>
            </w:pPr>
            <w:r w:rsidRPr="00392889">
              <w:rPr>
                <w:rFonts w:eastAsia="Times New Roman" w:cs="Times New Roman"/>
              </w:rPr>
              <w:t>Serious delinquency</w:t>
            </w:r>
          </w:p>
        </w:tc>
      </w:tr>
      <w:tr w:rsidR="00392889" w:rsidRPr="00392889" w14:paraId="68A8217F" w14:textId="77777777" w:rsidTr="00051B57">
        <w:trPr>
          <w:tblCellSpacing w:w="15" w:type="dxa"/>
        </w:trPr>
        <w:tc>
          <w:tcPr>
            <w:tcW w:w="0" w:type="auto"/>
            <w:vAlign w:val="center"/>
            <w:hideMark/>
          </w:tcPr>
          <w:p w14:paraId="5F28463E" w14:textId="77777777" w:rsidR="00392889" w:rsidRPr="00392889" w:rsidRDefault="00392889" w:rsidP="00051B57">
            <w:pPr>
              <w:spacing w:after="0"/>
              <w:rPr>
                <w:rFonts w:eastAsia="Times New Roman" w:cs="Times New Roman"/>
              </w:rPr>
            </w:pPr>
            <w:r w:rsidRPr="00392889">
              <w:rPr>
                <w:rFonts w:eastAsia="Times New Roman" w:cs="Times New Roman"/>
              </w:rPr>
              <w:t>&gt;90</w:t>
            </w:r>
          </w:p>
        </w:tc>
        <w:tc>
          <w:tcPr>
            <w:tcW w:w="0" w:type="auto"/>
            <w:vAlign w:val="center"/>
            <w:hideMark/>
          </w:tcPr>
          <w:p w14:paraId="271B9822" w14:textId="77777777" w:rsidR="00392889" w:rsidRPr="00392889" w:rsidRDefault="00392889" w:rsidP="00051B57">
            <w:pPr>
              <w:spacing w:after="0"/>
              <w:rPr>
                <w:rFonts w:eastAsia="Times New Roman" w:cs="Times New Roman"/>
              </w:rPr>
            </w:pPr>
            <w:r w:rsidRPr="00392889">
              <w:rPr>
                <w:rFonts w:eastAsia="Times New Roman" w:cs="Times New Roman"/>
              </w:rPr>
              <w:t>Potential default</w:t>
            </w:r>
          </w:p>
        </w:tc>
      </w:tr>
    </w:tbl>
    <w:p w14:paraId="20AADF08" w14:textId="77777777" w:rsidR="00392889" w:rsidRPr="0046006C" w:rsidRDefault="00392889" w:rsidP="00392889">
      <w:pPr>
        <w:pStyle w:val="Heading1"/>
        <w:rPr>
          <w:sz w:val="28"/>
          <w:szCs w:val="28"/>
        </w:rPr>
      </w:pPr>
      <w:r w:rsidRPr="0046006C">
        <w:rPr>
          <w:sz w:val="28"/>
          <w:szCs w:val="28"/>
        </w:rPr>
        <w:t>Collection Bucket</w:t>
      </w:r>
    </w:p>
    <w:p w14:paraId="563AFF09" w14:textId="77777777" w:rsidR="00392889" w:rsidRPr="00392889" w:rsidRDefault="00392889" w:rsidP="00392889">
      <w:pPr>
        <w:spacing w:before="100" w:beforeAutospacing="1" w:after="100" w:afterAutospacing="1"/>
        <w:rPr>
          <w:rFonts w:eastAsia="Times New Roman" w:cs="Times New Roman"/>
        </w:rPr>
      </w:pPr>
      <w:r w:rsidRPr="00392889">
        <w:rPr>
          <w:rFonts w:eastAsia="Times New Roman" w:cs="Times New Roman"/>
        </w:rPr>
        <w:t>Collection teams classify customers into buckets based on DPD.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1984"/>
      </w:tblGrid>
      <w:tr w:rsidR="00392889" w:rsidRPr="00392889" w14:paraId="3894E51D" w14:textId="77777777" w:rsidTr="00051B57">
        <w:trPr>
          <w:tblHeader/>
          <w:tblCellSpacing w:w="15" w:type="dxa"/>
        </w:trPr>
        <w:tc>
          <w:tcPr>
            <w:tcW w:w="0" w:type="auto"/>
            <w:vAlign w:val="center"/>
            <w:hideMark/>
          </w:tcPr>
          <w:p w14:paraId="3056E0E6"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Bucket</w:t>
            </w:r>
          </w:p>
        </w:tc>
        <w:tc>
          <w:tcPr>
            <w:tcW w:w="0" w:type="auto"/>
            <w:vAlign w:val="center"/>
            <w:hideMark/>
          </w:tcPr>
          <w:p w14:paraId="0FFEAF39" w14:textId="77777777" w:rsidR="00392889" w:rsidRPr="00392889" w:rsidRDefault="00392889" w:rsidP="00051B57">
            <w:pPr>
              <w:spacing w:after="0"/>
              <w:jc w:val="center"/>
              <w:rPr>
                <w:rFonts w:eastAsia="Times New Roman" w:cs="Times New Roman"/>
                <w:b/>
                <w:bCs/>
              </w:rPr>
            </w:pPr>
            <w:r w:rsidRPr="00392889">
              <w:rPr>
                <w:rFonts w:eastAsia="Times New Roman" w:cs="Times New Roman"/>
                <w:b/>
                <w:bCs/>
              </w:rPr>
              <w:t>DPD Range</w:t>
            </w:r>
          </w:p>
        </w:tc>
      </w:tr>
      <w:tr w:rsidR="00392889" w:rsidRPr="00392889" w14:paraId="3F8A5F74" w14:textId="77777777" w:rsidTr="00051B57">
        <w:trPr>
          <w:tblCellSpacing w:w="15" w:type="dxa"/>
        </w:trPr>
        <w:tc>
          <w:tcPr>
            <w:tcW w:w="0" w:type="auto"/>
            <w:vAlign w:val="center"/>
            <w:hideMark/>
          </w:tcPr>
          <w:p w14:paraId="43266758" w14:textId="77777777" w:rsidR="00392889" w:rsidRPr="00392889" w:rsidRDefault="00392889" w:rsidP="00051B57">
            <w:pPr>
              <w:spacing w:after="0"/>
              <w:rPr>
                <w:rFonts w:eastAsia="Times New Roman" w:cs="Times New Roman"/>
              </w:rPr>
            </w:pPr>
            <w:r w:rsidRPr="00392889">
              <w:rPr>
                <w:rFonts w:eastAsia="Times New Roman" w:cs="Times New Roman"/>
              </w:rPr>
              <w:t>Current</w:t>
            </w:r>
          </w:p>
        </w:tc>
        <w:tc>
          <w:tcPr>
            <w:tcW w:w="0" w:type="auto"/>
            <w:vAlign w:val="center"/>
            <w:hideMark/>
          </w:tcPr>
          <w:p w14:paraId="335784B2" w14:textId="77777777" w:rsidR="00392889" w:rsidRPr="00392889" w:rsidRDefault="00392889" w:rsidP="00051B57">
            <w:pPr>
              <w:spacing w:after="0"/>
              <w:rPr>
                <w:rFonts w:eastAsia="Times New Roman" w:cs="Times New Roman"/>
              </w:rPr>
            </w:pPr>
            <w:r w:rsidRPr="00392889">
              <w:rPr>
                <w:rFonts w:eastAsia="Times New Roman" w:cs="Times New Roman"/>
              </w:rPr>
              <w:t>0</w:t>
            </w:r>
          </w:p>
        </w:tc>
      </w:tr>
      <w:tr w:rsidR="00392889" w:rsidRPr="00392889" w14:paraId="214C4EEC" w14:textId="77777777" w:rsidTr="00051B57">
        <w:trPr>
          <w:tblCellSpacing w:w="15" w:type="dxa"/>
        </w:trPr>
        <w:tc>
          <w:tcPr>
            <w:tcW w:w="0" w:type="auto"/>
            <w:vAlign w:val="center"/>
            <w:hideMark/>
          </w:tcPr>
          <w:p w14:paraId="3A7CC739" w14:textId="77777777" w:rsidR="00392889" w:rsidRPr="00392889" w:rsidRDefault="00392889" w:rsidP="00051B57">
            <w:pPr>
              <w:spacing w:after="0"/>
              <w:rPr>
                <w:rFonts w:eastAsia="Times New Roman" w:cs="Times New Roman"/>
              </w:rPr>
            </w:pPr>
            <w:r w:rsidRPr="00392889">
              <w:rPr>
                <w:rFonts w:eastAsia="Times New Roman" w:cs="Times New Roman"/>
              </w:rPr>
              <w:t>1-30</w:t>
            </w:r>
          </w:p>
        </w:tc>
        <w:tc>
          <w:tcPr>
            <w:tcW w:w="0" w:type="auto"/>
            <w:vAlign w:val="center"/>
            <w:hideMark/>
          </w:tcPr>
          <w:p w14:paraId="5FF3A6A1" w14:textId="77777777" w:rsidR="00392889" w:rsidRPr="00392889" w:rsidRDefault="00392889" w:rsidP="00051B57">
            <w:pPr>
              <w:spacing w:after="0"/>
              <w:rPr>
                <w:rFonts w:eastAsia="Times New Roman" w:cs="Times New Roman"/>
              </w:rPr>
            </w:pPr>
            <w:r w:rsidRPr="00392889">
              <w:rPr>
                <w:rFonts w:eastAsia="Times New Roman" w:cs="Times New Roman"/>
              </w:rPr>
              <w:t>1-30 days</w:t>
            </w:r>
          </w:p>
        </w:tc>
      </w:tr>
      <w:tr w:rsidR="00392889" w:rsidRPr="00392889" w14:paraId="44A3D716" w14:textId="77777777" w:rsidTr="00051B57">
        <w:trPr>
          <w:tblCellSpacing w:w="15" w:type="dxa"/>
        </w:trPr>
        <w:tc>
          <w:tcPr>
            <w:tcW w:w="0" w:type="auto"/>
            <w:vAlign w:val="center"/>
            <w:hideMark/>
          </w:tcPr>
          <w:p w14:paraId="077C84D0" w14:textId="77777777" w:rsidR="00392889" w:rsidRPr="00392889" w:rsidRDefault="00392889" w:rsidP="00051B57">
            <w:pPr>
              <w:spacing w:after="0"/>
              <w:rPr>
                <w:rFonts w:eastAsia="Times New Roman" w:cs="Times New Roman"/>
              </w:rPr>
            </w:pPr>
            <w:r w:rsidRPr="00392889">
              <w:rPr>
                <w:rFonts w:eastAsia="Times New Roman" w:cs="Times New Roman"/>
              </w:rPr>
              <w:t>31-60</w:t>
            </w:r>
          </w:p>
        </w:tc>
        <w:tc>
          <w:tcPr>
            <w:tcW w:w="0" w:type="auto"/>
            <w:vAlign w:val="center"/>
            <w:hideMark/>
          </w:tcPr>
          <w:p w14:paraId="4EFFC134" w14:textId="77777777" w:rsidR="00392889" w:rsidRPr="00392889" w:rsidRDefault="00392889" w:rsidP="00051B57">
            <w:pPr>
              <w:spacing w:after="0"/>
              <w:rPr>
                <w:rFonts w:eastAsia="Times New Roman" w:cs="Times New Roman"/>
              </w:rPr>
            </w:pPr>
            <w:r w:rsidRPr="00392889">
              <w:rPr>
                <w:rFonts w:eastAsia="Times New Roman" w:cs="Times New Roman"/>
              </w:rPr>
              <w:t>31-60 days</w:t>
            </w:r>
          </w:p>
        </w:tc>
      </w:tr>
      <w:tr w:rsidR="00392889" w:rsidRPr="00392889" w14:paraId="39D0660B" w14:textId="77777777" w:rsidTr="00051B57">
        <w:trPr>
          <w:tblCellSpacing w:w="15" w:type="dxa"/>
        </w:trPr>
        <w:tc>
          <w:tcPr>
            <w:tcW w:w="0" w:type="auto"/>
            <w:vAlign w:val="center"/>
            <w:hideMark/>
          </w:tcPr>
          <w:p w14:paraId="5C7F2FBF" w14:textId="77777777" w:rsidR="00392889" w:rsidRPr="00392889" w:rsidRDefault="00392889" w:rsidP="00051B57">
            <w:pPr>
              <w:spacing w:after="0"/>
              <w:rPr>
                <w:rFonts w:eastAsia="Times New Roman" w:cs="Times New Roman"/>
              </w:rPr>
            </w:pPr>
            <w:r w:rsidRPr="00392889">
              <w:rPr>
                <w:rFonts w:eastAsia="Times New Roman" w:cs="Times New Roman"/>
              </w:rPr>
              <w:t>61-90</w:t>
            </w:r>
          </w:p>
        </w:tc>
        <w:tc>
          <w:tcPr>
            <w:tcW w:w="0" w:type="auto"/>
            <w:vAlign w:val="center"/>
            <w:hideMark/>
          </w:tcPr>
          <w:p w14:paraId="16579A8A" w14:textId="77777777" w:rsidR="00392889" w:rsidRPr="00392889" w:rsidRDefault="00392889" w:rsidP="00051B57">
            <w:pPr>
              <w:spacing w:after="0"/>
              <w:rPr>
                <w:rFonts w:eastAsia="Times New Roman" w:cs="Times New Roman"/>
              </w:rPr>
            </w:pPr>
            <w:r w:rsidRPr="00392889">
              <w:rPr>
                <w:rFonts w:eastAsia="Times New Roman" w:cs="Times New Roman"/>
              </w:rPr>
              <w:t>61-90 days</w:t>
            </w:r>
          </w:p>
        </w:tc>
      </w:tr>
      <w:tr w:rsidR="00392889" w:rsidRPr="00392889" w14:paraId="1D79CF88" w14:textId="77777777" w:rsidTr="00051B57">
        <w:trPr>
          <w:tblCellSpacing w:w="15" w:type="dxa"/>
        </w:trPr>
        <w:tc>
          <w:tcPr>
            <w:tcW w:w="0" w:type="auto"/>
            <w:vAlign w:val="center"/>
            <w:hideMark/>
          </w:tcPr>
          <w:p w14:paraId="0AE77988" w14:textId="77777777" w:rsidR="00392889" w:rsidRPr="00392889" w:rsidRDefault="00392889" w:rsidP="00051B57">
            <w:pPr>
              <w:spacing w:after="0"/>
              <w:rPr>
                <w:rFonts w:eastAsia="Times New Roman" w:cs="Times New Roman"/>
              </w:rPr>
            </w:pPr>
            <w:r w:rsidRPr="00392889">
              <w:rPr>
                <w:rFonts w:eastAsia="Times New Roman" w:cs="Times New Roman"/>
              </w:rPr>
              <w:t>90+</w:t>
            </w:r>
          </w:p>
        </w:tc>
        <w:tc>
          <w:tcPr>
            <w:tcW w:w="0" w:type="auto"/>
            <w:vAlign w:val="center"/>
            <w:hideMark/>
          </w:tcPr>
          <w:p w14:paraId="6D2E1F75" w14:textId="77777777" w:rsidR="00392889" w:rsidRPr="00392889" w:rsidRDefault="00392889" w:rsidP="00051B57">
            <w:pPr>
              <w:spacing w:after="0"/>
              <w:rPr>
                <w:rFonts w:eastAsia="Times New Roman" w:cs="Times New Roman"/>
              </w:rPr>
            </w:pPr>
            <w:r w:rsidRPr="00392889">
              <w:rPr>
                <w:rFonts w:eastAsia="Times New Roman" w:cs="Times New Roman"/>
              </w:rPr>
              <w:t>More than 90 days</w:t>
            </w:r>
          </w:p>
        </w:tc>
      </w:tr>
    </w:tbl>
    <w:p w14:paraId="651B49D4" w14:textId="77777777" w:rsidR="00392889" w:rsidRDefault="00392889" w:rsidP="00392889">
      <w:pPr>
        <w:spacing w:after="0"/>
        <w:rPr>
          <w:rFonts w:ascii="Times New Roman" w:eastAsia="Times New Roman" w:hAnsi="Times New Roman" w:cs="Times New Roman"/>
        </w:rPr>
      </w:pPr>
    </w:p>
    <w:p w14:paraId="62EC3769" w14:textId="77777777" w:rsidR="00392889" w:rsidRPr="0046006C" w:rsidRDefault="00392889" w:rsidP="00392889">
      <w:pPr>
        <w:spacing w:before="100" w:beforeAutospacing="1" w:after="100" w:afterAutospacing="1"/>
        <w:outlineLvl w:val="2"/>
        <w:rPr>
          <w:rFonts w:asciiTheme="majorHAnsi" w:eastAsiaTheme="majorEastAsia" w:hAnsiTheme="majorHAnsi" w:cstheme="majorBidi"/>
          <w:color w:val="0F4761" w:themeColor="accent1" w:themeShade="BF"/>
          <w:sz w:val="28"/>
          <w:szCs w:val="28"/>
        </w:rPr>
      </w:pPr>
      <w:r w:rsidRPr="0046006C">
        <w:rPr>
          <w:rFonts w:asciiTheme="majorHAnsi" w:eastAsiaTheme="majorEastAsia" w:hAnsiTheme="majorHAnsi" w:cstheme="majorBidi"/>
          <w:color w:val="0F4761" w:themeColor="accent1" w:themeShade="BF"/>
          <w:sz w:val="28"/>
          <w:szCs w:val="28"/>
        </w:rPr>
        <w:lastRenderedPageBreak/>
        <w:t>Default vs Write-Off</w:t>
      </w:r>
    </w:p>
    <w:p w14:paraId="1B16987B" w14:textId="77777777" w:rsidR="00392889" w:rsidRPr="00392889" w:rsidRDefault="00392889" w:rsidP="00392889">
      <w:pPr>
        <w:spacing w:before="100" w:beforeAutospacing="1" w:after="100" w:afterAutospacing="1"/>
        <w:rPr>
          <w:rFonts w:eastAsia="Times New Roman" w:cs="Times New Roman"/>
        </w:rPr>
      </w:pPr>
      <w:r w:rsidRPr="00392889">
        <w:rPr>
          <w:rFonts w:eastAsia="Times New Roman" w:cs="Times New Roman"/>
          <w:b/>
          <w:bCs/>
        </w:rPr>
        <w:t>Default</w:t>
      </w:r>
    </w:p>
    <w:p w14:paraId="4CE45849" w14:textId="77777777" w:rsidR="00392889" w:rsidRPr="00392889" w:rsidRDefault="00392889">
      <w:pPr>
        <w:numPr>
          <w:ilvl w:val="0"/>
          <w:numId w:val="11"/>
        </w:numPr>
        <w:spacing w:before="100" w:beforeAutospacing="1" w:after="100" w:afterAutospacing="1"/>
        <w:rPr>
          <w:rFonts w:eastAsia="Times New Roman" w:cs="Times New Roman"/>
        </w:rPr>
      </w:pPr>
      <w:r w:rsidRPr="00392889">
        <w:rPr>
          <w:rFonts w:eastAsia="Times New Roman" w:cs="Times New Roman"/>
        </w:rPr>
        <w:t xml:space="preserve">Borrower stops making payments. </w:t>
      </w:r>
    </w:p>
    <w:p w14:paraId="6F1BCBCC" w14:textId="77777777" w:rsidR="00392889" w:rsidRPr="00392889" w:rsidRDefault="00392889">
      <w:pPr>
        <w:numPr>
          <w:ilvl w:val="0"/>
          <w:numId w:val="11"/>
        </w:numPr>
        <w:spacing w:before="100" w:beforeAutospacing="1" w:after="100" w:afterAutospacing="1"/>
        <w:rPr>
          <w:rFonts w:eastAsia="Times New Roman" w:cs="Times New Roman"/>
        </w:rPr>
      </w:pPr>
      <w:r w:rsidRPr="00392889">
        <w:rPr>
          <w:rFonts w:eastAsia="Times New Roman" w:cs="Times New Roman"/>
        </w:rPr>
        <w:t xml:space="preserve">Loan is still recoverable. </w:t>
      </w:r>
    </w:p>
    <w:p w14:paraId="186644CD" w14:textId="77777777" w:rsidR="00392889" w:rsidRPr="00392889" w:rsidRDefault="00392889" w:rsidP="00392889">
      <w:pPr>
        <w:spacing w:before="100" w:beforeAutospacing="1" w:after="100" w:afterAutospacing="1"/>
        <w:rPr>
          <w:rFonts w:eastAsia="Times New Roman" w:cs="Times New Roman"/>
        </w:rPr>
      </w:pPr>
      <w:r w:rsidRPr="00392889">
        <w:rPr>
          <w:rFonts w:eastAsia="Times New Roman" w:cs="Times New Roman"/>
          <w:b/>
          <w:bCs/>
        </w:rPr>
        <w:t>Write-Off</w:t>
      </w:r>
    </w:p>
    <w:p w14:paraId="266A3155" w14:textId="77777777" w:rsidR="00392889" w:rsidRPr="00392889" w:rsidRDefault="00392889">
      <w:pPr>
        <w:numPr>
          <w:ilvl w:val="0"/>
          <w:numId w:val="12"/>
        </w:numPr>
        <w:spacing w:before="100" w:beforeAutospacing="1" w:after="100" w:afterAutospacing="1"/>
        <w:rPr>
          <w:rFonts w:eastAsia="Times New Roman" w:cs="Times New Roman"/>
        </w:rPr>
      </w:pPr>
      <w:r w:rsidRPr="00392889">
        <w:rPr>
          <w:rFonts w:eastAsia="Times New Roman" w:cs="Times New Roman"/>
        </w:rPr>
        <w:t xml:space="preserve">Lender treats the loan as a loss for accounting purposes. </w:t>
      </w:r>
    </w:p>
    <w:p w14:paraId="52F360F2" w14:textId="77777777" w:rsidR="00392889" w:rsidRPr="00392889" w:rsidRDefault="00392889">
      <w:pPr>
        <w:numPr>
          <w:ilvl w:val="0"/>
          <w:numId w:val="12"/>
        </w:numPr>
        <w:spacing w:before="100" w:beforeAutospacing="1" w:after="100" w:afterAutospacing="1"/>
        <w:rPr>
          <w:rFonts w:eastAsia="Times New Roman" w:cs="Times New Roman"/>
        </w:rPr>
      </w:pPr>
      <w:r w:rsidRPr="00392889">
        <w:rPr>
          <w:rFonts w:eastAsia="Times New Roman" w:cs="Times New Roman"/>
        </w:rPr>
        <w:t xml:space="preserve">Collection efforts may continue, but probability of recovery is low. </w:t>
      </w:r>
    </w:p>
    <w:p w14:paraId="00DF30B4" w14:textId="0BCB7930" w:rsidR="00392889" w:rsidRPr="00392889" w:rsidRDefault="00877DB1">
      <w:pPr>
        <w:pStyle w:val="Heading1"/>
        <w:rPr>
          <w:rFonts w:asciiTheme="minorHAnsi" w:hAnsiTheme="minorHAnsi"/>
        </w:rPr>
      </w:pPr>
      <w:r>
        <w:rPr>
          <w:noProof/>
        </w:rPr>
        <w:pict w14:anchorId="03C1E671">
          <v:rect id="_x0000_i1035" alt="" style="width:468pt;height:.05pt;mso-width-percent:0;mso-height-percent:0;mso-width-percent:0;mso-height-percent:0" o:hralign="center" o:hrstd="t" o:hr="t"/>
        </w:pict>
      </w:r>
    </w:p>
    <w:p w14:paraId="7CCEF97C" w14:textId="0D5C2B08" w:rsidR="00FB54C0" w:rsidRDefault="00000000">
      <w:pPr>
        <w:pStyle w:val="Heading1"/>
      </w:pPr>
      <w:r>
        <w:t>What To Build</w:t>
      </w:r>
    </w:p>
    <w:p w14:paraId="2B45FC2A" w14:textId="77777777" w:rsidR="00FB54C0" w:rsidRDefault="00000000">
      <w:pPr>
        <w:pStyle w:val="Heading2"/>
      </w:pPr>
      <w:bookmarkStart w:id="6" w:name="X7d2675ac78ab33cb27c868357f2a17da3c6bbb1"/>
      <w:r w:rsidRPr="0046006C">
        <w:t>A) Data Preparation &amp; Prompt Engineering Pipeline</w:t>
      </w:r>
    </w:p>
    <w:p w14:paraId="0DB9CD99" w14:textId="77777777" w:rsidR="009D0BB3" w:rsidRDefault="009D0BB3" w:rsidP="009D0BB3">
      <w:pPr>
        <w:pStyle w:val="Heading3"/>
      </w:pPr>
      <w:r>
        <w:t>Recommended Derived Features</w:t>
      </w:r>
    </w:p>
    <w:p w14:paraId="2C1130D6" w14:textId="77777777" w:rsidR="009D0BB3" w:rsidRPr="00835DBD" w:rsidRDefault="009D0BB3" w:rsidP="009D0BB3">
      <w:pPr>
        <w:pStyle w:val="NormalWeb"/>
        <w:rPr>
          <w:rFonts w:asciiTheme="majorHAnsi" w:hAnsiTheme="majorHAnsi"/>
        </w:rPr>
      </w:pPr>
      <w:r w:rsidRPr="00835DBD">
        <w:rPr>
          <w:rFonts w:asciiTheme="majorHAnsi" w:hAnsiTheme="majorHAnsi"/>
        </w:rPr>
        <w:t>Participants are encouraged to engineer additional features that improve the model's understanding of borrower behaviour and credit risk. The following are some commonly used features in lending analytics.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1"/>
        <w:gridCol w:w="5129"/>
        <w:gridCol w:w="2460"/>
      </w:tblGrid>
      <w:tr w:rsidR="009D0BB3" w:rsidRPr="00835DBD" w14:paraId="0C265E1F" w14:textId="77777777" w:rsidTr="009D0BB3">
        <w:trPr>
          <w:tblHeader/>
          <w:tblCellSpacing w:w="15" w:type="dxa"/>
        </w:trPr>
        <w:tc>
          <w:tcPr>
            <w:tcW w:w="0" w:type="auto"/>
            <w:vAlign w:val="center"/>
            <w:hideMark/>
          </w:tcPr>
          <w:p w14:paraId="2A8B5BCF" w14:textId="77777777" w:rsidR="009D0BB3" w:rsidRPr="00835DBD" w:rsidRDefault="009D0BB3">
            <w:pPr>
              <w:jc w:val="center"/>
              <w:rPr>
                <w:rFonts w:asciiTheme="majorHAnsi" w:hAnsiTheme="majorHAnsi"/>
                <w:b/>
                <w:bCs/>
              </w:rPr>
            </w:pPr>
            <w:r w:rsidRPr="00835DBD">
              <w:rPr>
                <w:rFonts w:asciiTheme="majorHAnsi" w:hAnsiTheme="majorHAnsi"/>
                <w:b/>
                <w:bCs/>
              </w:rPr>
              <w:t>Feature</w:t>
            </w:r>
          </w:p>
        </w:tc>
        <w:tc>
          <w:tcPr>
            <w:tcW w:w="0" w:type="auto"/>
            <w:vAlign w:val="center"/>
            <w:hideMark/>
          </w:tcPr>
          <w:p w14:paraId="3F4DD46A" w14:textId="77777777" w:rsidR="009D0BB3" w:rsidRPr="00835DBD" w:rsidRDefault="009D0BB3">
            <w:pPr>
              <w:jc w:val="center"/>
              <w:rPr>
                <w:rFonts w:asciiTheme="majorHAnsi" w:hAnsiTheme="majorHAnsi"/>
                <w:b/>
                <w:bCs/>
              </w:rPr>
            </w:pPr>
            <w:r w:rsidRPr="00835DBD">
              <w:rPr>
                <w:rFonts w:asciiTheme="majorHAnsi" w:hAnsiTheme="majorHAnsi"/>
                <w:b/>
                <w:bCs/>
              </w:rPr>
              <w:t>Description</w:t>
            </w:r>
          </w:p>
        </w:tc>
        <w:tc>
          <w:tcPr>
            <w:tcW w:w="0" w:type="auto"/>
            <w:vAlign w:val="center"/>
            <w:hideMark/>
          </w:tcPr>
          <w:p w14:paraId="27DAB389" w14:textId="77777777" w:rsidR="009D0BB3" w:rsidRPr="00835DBD" w:rsidRDefault="009D0BB3">
            <w:pPr>
              <w:jc w:val="center"/>
              <w:rPr>
                <w:rFonts w:asciiTheme="majorHAnsi" w:hAnsiTheme="majorHAnsi"/>
                <w:b/>
                <w:bCs/>
              </w:rPr>
            </w:pPr>
            <w:r w:rsidRPr="00835DBD">
              <w:rPr>
                <w:rFonts w:asciiTheme="majorHAnsi" w:hAnsiTheme="majorHAnsi"/>
                <w:b/>
                <w:bCs/>
              </w:rPr>
              <w:t>Typical Use</w:t>
            </w:r>
          </w:p>
        </w:tc>
      </w:tr>
      <w:tr w:rsidR="009D0BB3" w:rsidRPr="00835DBD" w14:paraId="6150B265" w14:textId="77777777" w:rsidTr="009D0BB3">
        <w:trPr>
          <w:tblCellSpacing w:w="15" w:type="dxa"/>
        </w:trPr>
        <w:tc>
          <w:tcPr>
            <w:tcW w:w="0" w:type="auto"/>
            <w:vAlign w:val="center"/>
            <w:hideMark/>
          </w:tcPr>
          <w:p w14:paraId="36F58C73" w14:textId="77777777" w:rsidR="009D0BB3" w:rsidRPr="00835DBD" w:rsidRDefault="009D0BB3">
            <w:pPr>
              <w:rPr>
                <w:rFonts w:asciiTheme="majorHAnsi" w:hAnsiTheme="majorHAnsi"/>
              </w:rPr>
            </w:pPr>
            <w:r w:rsidRPr="00835DBD">
              <w:rPr>
                <w:rStyle w:val="Strong"/>
                <w:rFonts w:asciiTheme="majorHAnsi" w:hAnsiTheme="majorHAnsi"/>
              </w:rPr>
              <w:t>FOIR (Fixed Obligation to Income Ratio)</w:t>
            </w:r>
          </w:p>
        </w:tc>
        <w:tc>
          <w:tcPr>
            <w:tcW w:w="0" w:type="auto"/>
            <w:vAlign w:val="center"/>
            <w:hideMark/>
          </w:tcPr>
          <w:p w14:paraId="0519F2AB" w14:textId="6FBEC29C" w:rsidR="009D0BB3" w:rsidRPr="00835DBD" w:rsidRDefault="009D0BB3">
            <w:pPr>
              <w:rPr>
                <w:rFonts w:asciiTheme="majorHAnsi" w:hAnsiTheme="majorHAnsi"/>
              </w:rPr>
            </w:pPr>
            <w:r w:rsidRPr="00835DBD">
              <w:rPr>
                <w:rFonts w:asciiTheme="majorHAnsi" w:hAnsiTheme="majorHAnsi"/>
              </w:rPr>
              <w:t>Measures the proportion of a borrower's monthly income that is committed towards fixed financial obligations, including the loan EMI. It is widely used to assess repayment capacity and affordability.</w:t>
            </w:r>
            <w:r w:rsidR="00B7160F">
              <w:rPr>
                <w:rFonts w:asciiTheme="majorHAnsi" w:hAnsiTheme="majorHAnsi"/>
              </w:rPr>
              <w:br/>
            </w:r>
            <w:r w:rsidR="00B7160F" w:rsidRPr="00B7160F">
              <w:rPr>
                <w:rFonts w:asciiTheme="majorHAnsi" w:hAnsiTheme="majorHAnsi"/>
                <w:b/>
                <w:bCs/>
                <w:sz w:val="18"/>
                <w:szCs w:val="18"/>
              </w:rPr>
              <w:t>Formula</w:t>
            </w:r>
            <w:r w:rsidR="00B7160F" w:rsidRPr="00B7160F">
              <w:rPr>
                <w:rFonts w:asciiTheme="majorHAnsi" w:hAnsiTheme="majorHAnsi"/>
                <w:sz w:val="18"/>
                <w:szCs w:val="18"/>
              </w:rPr>
              <w:t>: FOIR = EMI Amount ÷ Monthly Income</w:t>
            </w:r>
            <w:r w:rsidR="00B7160F" w:rsidRPr="00B7160F">
              <w:rPr>
                <w:rFonts w:asciiTheme="majorHAnsi" w:hAnsiTheme="majorHAnsi"/>
                <w:sz w:val="18"/>
                <w:szCs w:val="18"/>
              </w:rPr>
              <w:br/>
            </w:r>
            <w:r w:rsidR="00B7160F" w:rsidRPr="00B7160F">
              <w:rPr>
                <w:rFonts w:asciiTheme="majorHAnsi" w:hAnsiTheme="majorHAnsi"/>
                <w:b/>
                <w:bCs/>
                <w:sz w:val="18"/>
                <w:szCs w:val="18"/>
              </w:rPr>
              <w:t>Business Logic</w:t>
            </w:r>
            <w:r w:rsidR="00B7160F" w:rsidRPr="00B7160F">
              <w:rPr>
                <w:rFonts w:asciiTheme="majorHAnsi" w:hAnsiTheme="majorHAnsi"/>
                <w:sz w:val="18"/>
                <w:szCs w:val="18"/>
              </w:rPr>
              <w:t>: Measures the proportion of borrower's monthly income committed to fixed financial obligations. FOIR &gt; 0.6 indicates financial stress; values are capped at 1.0 (100%) as higher ratios are unsustainable</w:t>
            </w:r>
            <w:r w:rsidR="00B7160F" w:rsidRPr="00B7160F">
              <w:rPr>
                <w:rFonts w:asciiTheme="majorHAnsi" w:hAnsiTheme="majorHAnsi"/>
              </w:rPr>
              <w:t>.</w:t>
            </w:r>
          </w:p>
        </w:tc>
        <w:tc>
          <w:tcPr>
            <w:tcW w:w="0" w:type="auto"/>
            <w:vAlign w:val="center"/>
            <w:hideMark/>
          </w:tcPr>
          <w:p w14:paraId="4F7F4A42" w14:textId="77777777" w:rsidR="009D0BB3" w:rsidRPr="00835DBD" w:rsidRDefault="009D0BB3">
            <w:pPr>
              <w:rPr>
                <w:rFonts w:asciiTheme="majorHAnsi" w:hAnsiTheme="majorHAnsi"/>
              </w:rPr>
            </w:pPr>
            <w:r w:rsidRPr="00835DBD">
              <w:rPr>
                <w:rFonts w:asciiTheme="majorHAnsi" w:hAnsiTheme="majorHAnsi"/>
              </w:rPr>
              <w:t>Loan Approval Recommendation, Credit Risk Classification</w:t>
            </w:r>
          </w:p>
        </w:tc>
      </w:tr>
      <w:tr w:rsidR="009D0BB3" w:rsidRPr="00835DBD" w14:paraId="69E762B5" w14:textId="77777777" w:rsidTr="009D0BB3">
        <w:trPr>
          <w:tblCellSpacing w:w="15" w:type="dxa"/>
        </w:trPr>
        <w:tc>
          <w:tcPr>
            <w:tcW w:w="0" w:type="auto"/>
            <w:vAlign w:val="center"/>
            <w:hideMark/>
          </w:tcPr>
          <w:p w14:paraId="6FD8C686" w14:textId="77777777" w:rsidR="009D0BB3" w:rsidRPr="00835DBD" w:rsidRDefault="009D0BB3">
            <w:pPr>
              <w:rPr>
                <w:rFonts w:asciiTheme="majorHAnsi" w:hAnsiTheme="majorHAnsi"/>
              </w:rPr>
            </w:pPr>
            <w:r w:rsidRPr="00835DBD">
              <w:rPr>
                <w:rStyle w:val="Strong"/>
                <w:rFonts w:asciiTheme="majorHAnsi" w:hAnsiTheme="majorHAnsi"/>
              </w:rPr>
              <w:t>EMI-to-Income Ratio</w:t>
            </w:r>
          </w:p>
        </w:tc>
        <w:tc>
          <w:tcPr>
            <w:tcW w:w="0" w:type="auto"/>
            <w:vAlign w:val="center"/>
            <w:hideMark/>
          </w:tcPr>
          <w:p w14:paraId="17CCA78A" w14:textId="77777777" w:rsidR="009D0BB3" w:rsidRDefault="009D0BB3">
            <w:pPr>
              <w:rPr>
                <w:rFonts w:asciiTheme="majorHAnsi" w:hAnsiTheme="majorHAnsi"/>
              </w:rPr>
            </w:pPr>
            <w:r w:rsidRPr="00835DBD">
              <w:rPr>
                <w:rFonts w:asciiTheme="majorHAnsi" w:hAnsiTheme="majorHAnsi"/>
              </w:rPr>
              <w:t>Indicates how much of the borrower's monthly income is allocated specifically towards the current loan EMI. Higher values generally indicate greater repayment burden.</w:t>
            </w:r>
          </w:p>
          <w:p w14:paraId="6A44E9DB" w14:textId="132B02CB" w:rsidR="005C7364" w:rsidRPr="00835DBD" w:rsidRDefault="005C7364">
            <w:pPr>
              <w:rPr>
                <w:rFonts w:asciiTheme="majorHAnsi" w:hAnsiTheme="majorHAnsi"/>
              </w:rPr>
            </w:pPr>
            <w:r w:rsidRPr="005C7364">
              <w:rPr>
                <w:rFonts w:asciiTheme="majorHAnsi" w:hAnsiTheme="majorHAnsi"/>
                <w:b/>
                <w:bCs/>
                <w:sz w:val="18"/>
                <w:szCs w:val="18"/>
              </w:rPr>
              <w:t xml:space="preserve">Formula: </w:t>
            </w:r>
            <w:r w:rsidRPr="005C7364">
              <w:rPr>
                <w:rFonts w:asciiTheme="majorHAnsi" w:hAnsiTheme="majorHAnsi"/>
                <w:sz w:val="18"/>
                <w:szCs w:val="18"/>
              </w:rPr>
              <w:t>EMI_Income_Ratio = (EMI Amount ÷ Monthly Income) × 100</w:t>
            </w:r>
            <w:r w:rsidRPr="005C7364">
              <w:rPr>
                <w:rFonts w:asciiTheme="majorHAnsi" w:hAnsiTheme="majorHAnsi"/>
                <w:sz w:val="18"/>
                <w:szCs w:val="18"/>
              </w:rPr>
              <w:br/>
            </w:r>
            <w:r w:rsidRPr="005C7364">
              <w:rPr>
                <w:rFonts w:asciiTheme="majorHAnsi" w:hAnsiTheme="majorHAnsi"/>
                <w:b/>
                <w:bCs/>
                <w:sz w:val="18"/>
                <w:szCs w:val="18"/>
              </w:rPr>
              <w:t xml:space="preserve">Business Logic: </w:t>
            </w:r>
            <w:r w:rsidRPr="005C7364">
              <w:rPr>
                <w:rFonts w:asciiTheme="majorHAnsi" w:hAnsiTheme="majorHAnsi"/>
                <w:sz w:val="18"/>
                <w:szCs w:val="18"/>
              </w:rPr>
              <w:t xml:space="preserve">Percentage form of FOIR showing how much of the </w:t>
            </w:r>
            <w:r w:rsidRPr="005C7364">
              <w:rPr>
                <w:rFonts w:asciiTheme="majorHAnsi" w:hAnsiTheme="majorHAnsi"/>
                <w:sz w:val="18"/>
                <w:szCs w:val="18"/>
              </w:rPr>
              <w:lastRenderedPageBreak/>
              <w:t>borrower's monthly income is allocated to current EMI. Higher percentages indicate greater repayment burden.</w:t>
            </w:r>
          </w:p>
        </w:tc>
        <w:tc>
          <w:tcPr>
            <w:tcW w:w="0" w:type="auto"/>
            <w:vAlign w:val="center"/>
            <w:hideMark/>
          </w:tcPr>
          <w:p w14:paraId="70CC550A" w14:textId="77777777" w:rsidR="009D0BB3" w:rsidRPr="00835DBD" w:rsidRDefault="009D0BB3">
            <w:pPr>
              <w:rPr>
                <w:rFonts w:asciiTheme="majorHAnsi" w:hAnsiTheme="majorHAnsi"/>
              </w:rPr>
            </w:pPr>
            <w:r w:rsidRPr="00835DBD">
              <w:rPr>
                <w:rFonts w:asciiTheme="majorHAnsi" w:hAnsiTheme="majorHAnsi"/>
              </w:rPr>
              <w:lastRenderedPageBreak/>
              <w:t>Loan Summary Generation, Loan Approval Recommendation</w:t>
            </w:r>
          </w:p>
        </w:tc>
      </w:tr>
      <w:tr w:rsidR="009D0BB3" w:rsidRPr="00835DBD" w14:paraId="69A57FA2" w14:textId="77777777" w:rsidTr="009D0BB3">
        <w:trPr>
          <w:tblCellSpacing w:w="15" w:type="dxa"/>
        </w:trPr>
        <w:tc>
          <w:tcPr>
            <w:tcW w:w="0" w:type="auto"/>
            <w:vAlign w:val="center"/>
            <w:hideMark/>
          </w:tcPr>
          <w:p w14:paraId="6CC2A02E" w14:textId="77777777" w:rsidR="009D0BB3" w:rsidRPr="00835DBD" w:rsidRDefault="009D0BB3">
            <w:pPr>
              <w:rPr>
                <w:rFonts w:asciiTheme="majorHAnsi" w:hAnsiTheme="majorHAnsi"/>
              </w:rPr>
            </w:pPr>
            <w:r w:rsidRPr="00835DBD">
              <w:rPr>
                <w:rStyle w:val="Strong"/>
                <w:rFonts w:asciiTheme="majorHAnsi" w:hAnsiTheme="majorHAnsi"/>
              </w:rPr>
              <w:t>Credit Utilization</w:t>
            </w:r>
          </w:p>
        </w:tc>
        <w:tc>
          <w:tcPr>
            <w:tcW w:w="0" w:type="auto"/>
            <w:vAlign w:val="center"/>
            <w:hideMark/>
          </w:tcPr>
          <w:p w14:paraId="0D5FA1FF" w14:textId="77777777" w:rsidR="009D0BB3" w:rsidRDefault="009D0BB3">
            <w:pPr>
              <w:rPr>
                <w:rFonts w:asciiTheme="majorHAnsi" w:hAnsiTheme="majorHAnsi"/>
              </w:rPr>
            </w:pPr>
            <w:r w:rsidRPr="00835DBD">
              <w:rPr>
                <w:rFonts w:asciiTheme="majorHAnsi" w:hAnsiTheme="majorHAnsi"/>
              </w:rPr>
              <w:t>Represents the extent to which the borrower is utilizing available credit relative to sanctioned or available limits. High utilization may indicate increased financial stress and higher credit risk. Participants may derive this feature using appropriate assumptions based on the available dataset.</w:t>
            </w:r>
          </w:p>
          <w:p w14:paraId="0187EA2B" w14:textId="314ED6C7" w:rsidR="005C7364" w:rsidRPr="00835DBD" w:rsidRDefault="005C7364">
            <w:pPr>
              <w:rPr>
                <w:rFonts w:asciiTheme="majorHAnsi" w:hAnsiTheme="majorHAnsi"/>
              </w:rPr>
            </w:pPr>
            <w:r w:rsidRPr="005C7364">
              <w:rPr>
                <w:rFonts w:asciiTheme="majorHAnsi" w:hAnsiTheme="majorHAnsi"/>
                <w:b/>
                <w:bCs/>
                <w:sz w:val="18"/>
                <w:szCs w:val="18"/>
              </w:rPr>
              <w:t>Formula</w:t>
            </w:r>
            <w:r w:rsidRPr="005C7364">
              <w:rPr>
                <w:rFonts w:asciiTheme="majorHAnsi" w:hAnsiTheme="majorHAnsi"/>
                <w:sz w:val="18"/>
                <w:szCs w:val="18"/>
              </w:rPr>
              <w:t>: Credit_Utilization = Outstanding Balance ÷ Sanction Amount</w:t>
            </w:r>
            <w:r w:rsidRPr="005C7364">
              <w:rPr>
                <w:rFonts w:asciiTheme="majorHAnsi" w:hAnsiTheme="majorHAnsi"/>
                <w:sz w:val="18"/>
                <w:szCs w:val="18"/>
              </w:rPr>
              <w:br/>
            </w:r>
            <w:r w:rsidRPr="005C7364">
              <w:rPr>
                <w:rFonts w:asciiTheme="majorHAnsi" w:hAnsiTheme="majorHAnsi"/>
                <w:b/>
                <w:bCs/>
                <w:sz w:val="18"/>
                <w:szCs w:val="18"/>
              </w:rPr>
              <w:t>Business Logic</w:t>
            </w:r>
            <w:r w:rsidRPr="005C7364">
              <w:rPr>
                <w:rFonts w:asciiTheme="majorHAnsi" w:hAnsiTheme="majorHAnsi"/>
                <w:sz w:val="18"/>
                <w:szCs w:val="18"/>
              </w:rPr>
              <w:t>: Represents the extent to which the borrower is utilizing available credit limits. High utilization (&gt;80%) may indicate increased financial stress and higher credit risk.</w:t>
            </w:r>
          </w:p>
        </w:tc>
        <w:tc>
          <w:tcPr>
            <w:tcW w:w="0" w:type="auto"/>
            <w:vAlign w:val="center"/>
            <w:hideMark/>
          </w:tcPr>
          <w:p w14:paraId="562F24D9" w14:textId="77777777" w:rsidR="009D0BB3" w:rsidRPr="00835DBD" w:rsidRDefault="009D0BB3">
            <w:pPr>
              <w:rPr>
                <w:rFonts w:asciiTheme="majorHAnsi" w:hAnsiTheme="majorHAnsi"/>
              </w:rPr>
            </w:pPr>
            <w:r w:rsidRPr="00835DBD">
              <w:rPr>
                <w:rFonts w:asciiTheme="majorHAnsi" w:hAnsiTheme="majorHAnsi"/>
              </w:rPr>
              <w:t>Credit Risk Classification, Loan Approval Recommendation</w:t>
            </w:r>
          </w:p>
        </w:tc>
      </w:tr>
      <w:tr w:rsidR="009D0BB3" w:rsidRPr="00835DBD" w14:paraId="30579AFB" w14:textId="77777777" w:rsidTr="009D0BB3">
        <w:trPr>
          <w:tblCellSpacing w:w="15" w:type="dxa"/>
        </w:trPr>
        <w:tc>
          <w:tcPr>
            <w:tcW w:w="0" w:type="auto"/>
            <w:vAlign w:val="center"/>
            <w:hideMark/>
          </w:tcPr>
          <w:p w14:paraId="0D1E5740" w14:textId="77777777" w:rsidR="009D0BB3" w:rsidRPr="00835DBD" w:rsidRDefault="009D0BB3">
            <w:pPr>
              <w:rPr>
                <w:rFonts w:asciiTheme="majorHAnsi" w:hAnsiTheme="majorHAnsi"/>
              </w:rPr>
            </w:pPr>
            <w:r w:rsidRPr="00835DBD">
              <w:rPr>
                <w:rStyle w:val="Strong"/>
                <w:rFonts w:asciiTheme="majorHAnsi" w:hAnsiTheme="majorHAnsi"/>
              </w:rPr>
              <w:t>Delinquency Frequency</w:t>
            </w:r>
          </w:p>
        </w:tc>
        <w:tc>
          <w:tcPr>
            <w:tcW w:w="0" w:type="auto"/>
            <w:vAlign w:val="center"/>
            <w:hideMark/>
          </w:tcPr>
          <w:p w14:paraId="39238549" w14:textId="77777777" w:rsidR="009D0BB3" w:rsidRDefault="009D0BB3">
            <w:pPr>
              <w:rPr>
                <w:rFonts w:asciiTheme="majorHAnsi" w:hAnsiTheme="majorHAnsi"/>
              </w:rPr>
            </w:pPr>
            <w:r w:rsidRPr="00835DBD">
              <w:rPr>
                <w:rFonts w:asciiTheme="majorHAnsi" w:hAnsiTheme="majorHAnsi"/>
              </w:rPr>
              <w:t>Captures how frequently the borrower has experienced payment delays or delinquent behaviour over the loan lifecycle. It provides an indication of historical repayment discipline.</w:t>
            </w:r>
          </w:p>
          <w:p w14:paraId="6005ED38" w14:textId="22F738A3" w:rsidR="004B1728" w:rsidRPr="00835DBD" w:rsidRDefault="004B1728">
            <w:pPr>
              <w:rPr>
                <w:rFonts w:asciiTheme="majorHAnsi" w:hAnsiTheme="majorHAnsi"/>
              </w:rPr>
            </w:pPr>
            <w:r w:rsidRPr="004B1728">
              <w:rPr>
                <w:rFonts w:asciiTheme="majorHAnsi" w:hAnsiTheme="majorHAnsi"/>
                <w:b/>
                <w:bCs/>
                <w:sz w:val="18"/>
                <w:szCs w:val="18"/>
              </w:rPr>
              <w:t>Current Implementation</w:t>
            </w:r>
            <w:r w:rsidRPr="004B1728">
              <w:rPr>
                <w:rFonts w:asciiTheme="majorHAnsi" w:hAnsiTheme="majorHAnsi"/>
                <w:sz w:val="18"/>
                <w:szCs w:val="18"/>
              </w:rPr>
              <w:t>: IS_DELINQUENT (binary: 1 if Current_DPD &gt; 0, else 0)</w:t>
            </w:r>
            <w:r w:rsidRPr="004B1728">
              <w:rPr>
                <w:rFonts w:asciiTheme="majorHAnsi" w:hAnsiTheme="majorHAnsi"/>
                <w:sz w:val="18"/>
                <w:szCs w:val="18"/>
              </w:rPr>
              <w:br/>
            </w:r>
            <w:r w:rsidRPr="004B1728">
              <w:rPr>
                <w:rFonts w:asciiTheme="majorHAnsi" w:hAnsiTheme="majorHAnsi"/>
                <w:b/>
                <w:bCs/>
                <w:sz w:val="18"/>
                <w:szCs w:val="18"/>
              </w:rPr>
              <w:t>Ideal Formula</w:t>
            </w:r>
            <w:r w:rsidRPr="004B1728">
              <w:rPr>
                <w:rFonts w:asciiTheme="majorHAnsi" w:hAnsiTheme="majorHAnsi"/>
                <w:sz w:val="18"/>
                <w:szCs w:val="18"/>
              </w:rPr>
              <w:t>: Count of delinquent periods ÷ Total payment periods</w:t>
            </w:r>
            <w:r w:rsidRPr="004B1728">
              <w:rPr>
                <w:rFonts w:asciiTheme="majorHAnsi" w:hAnsiTheme="majorHAnsi"/>
                <w:sz w:val="18"/>
                <w:szCs w:val="18"/>
              </w:rPr>
              <w:br/>
            </w:r>
            <w:r w:rsidRPr="004B1728">
              <w:rPr>
                <w:rFonts w:asciiTheme="majorHAnsi" w:hAnsiTheme="majorHAnsi"/>
                <w:b/>
                <w:bCs/>
                <w:sz w:val="18"/>
                <w:szCs w:val="18"/>
              </w:rPr>
              <w:t>Business Logic</w:t>
            </w:r>
            <w:r w:rsidRPr="004B1728">
              <w:rPr>
                <w:rFonts w:asciiTheme="majorHAnsi" w:hAnsiTheme="majorHAnsi"/>
                <w:sz w:val="18"/>
                <w:szCs w:val="18"/>
              </w:rPr>
              <w:t>: Captures how frequently the borrower has experienced payment delinquency over the loan lifecycle, providing an indication of repayment discipline.</w:t>
            </w:r>
          </w:p>
        </w:tc>
        <w:tc>
          <w:tcPr>
            <w:tcW w:w="0" w:type="auto"/>
            <w:vAlign w:val="center"/>
            <w:hideMark/>
          </w:tcPr>
          <w:p w14:paraId="5E6A554F" w14:textId="77777777" w:rsidR="009D0BB3" w:rsidRPr="00835DBD" w:rsidRDefault="009D0BB3">
            <w:pPr>
              <w:rPr>
                <w:rFonts w:asciiTheme="majorHAnsi" w:hAnsiTheme="majorHAnsi"/>
              </w:rPr>
            </w:pPr>
            <w:r w:rsidRPr="00835DBD">
              <w:rPr>
                <w:rFonts w:asciiTheme="majorHAnsi" w:hAnsiTheme="majorHAnsi"/>
              </w:rPr>
              <w:t>Credit Risk Classification, Loan Summary Generation</w:t>
            </w:r>
          </w:p>
        </w:tc>
      </w:tr>
    </w:tbl>
    <w:p w14:paraId="679044A8" w14:textId="7746E8FF" w:rsidR="00FB54C0" w:rsidRDefault="00FB54C0" w:rsidP="009D0BB3">
      <w:pPr>
        <w:pStyle w:val="Compact"/>
      </w:pPr>
      <w:bookmarkStart w:id="7" w:name="data-cleaning"/>
    </w:p>
    <w:p w14:paraId="24A6DE3D" w14:textId="77777777" w:rsidR="00FB54C0" w:rsidRDefault="00000000">
      <w:pPr>
        <w:pStyle w:val="Heading3"/>
      </w:pPr>
      <w:bookmarkStart w:id="8" w:name="instruction-tuning-dataset-generation"/>
      <w:bookmarkEnd w:id="7"/>
      <w:r>
        <w:t>Instruction-Tuning Dataset Generation</w:t>
      </w:r>
    </w:p>
    <w:p w14:paraId="30A891A5" w14:textId="77777777" w:rsidR="00FB54C0" w:rsidRDefault="00000000">
      <w:pPr>
        <w:pStyle w:val="FirstParagraph"/>
      </w:pPr>
      <w:r>
        <w:t>Generate prompt-completion pairs from the structured lending data.</w:t>
      </w:r>
    </w:p>
    <w:p w14:paraId="4DE8255B" w14:textId="77777777" w:rsidR="00FB54C0" w:rsidRDefault="00000000">
      <w:pPr>
        <w:pStyle w:val="BodyText"/>
      </w:pPr>
      <w:r>
        <w:t>Example task types include:</w:t>
      </w:r>
    </w:p>
    <w:p w14:paraId="5DEDF9A9" w14:textId="77777777" w:rsidR="00FB54C0" w:rsidRDefault="00000000">
      <w:pPr>
        <w:pStyle w:val="Heading3"/>
      </w:pPr>
      <w:bookmarkStart w:id="9" w:name="loan-summary-generation"/>
      <w:bookmarkEnd w:id="8"/>
      <w:r>
        <w:t>Loan Summary Generation</w:t>
      </w:r>
    </w:p>
    <w:p w14:paraId="0D8FADED" w14:textId="77777777" w:rsidR="00FB54C0" w:rsidRDefault="00000000">
      <w:pPr>
        <w:pStyle w:val="FirstParagraph"/>
      </w:pPr>
      <w:r>
        <w:t>Given borrower profile and loan details, generate a natural language loan summary.</w:t>
      </w:r>
    </w:p>
    <w:p w14:paraId="1C417EB9" w14:textId="77777777" w:rsidR="001701BE" w:rsidRPr="001701BE" w:rsidRDefault="001701BE" w:rsidP="001701BE">
      <w:pPr>
        <w:spacing w:before="100" w:beforeAutospacing="1" w:after="100" w:afterAutospacing="1"/>
        <w:rPr>
          <w:rFonts w:eastAsia="Times New Roman" w:cs="Times New Roman"/>
        </w:rPr>
      </w:pPr>
      <w:r w:rsidRPr="001701BE">
        <w:rPr>
          <w:rFonts w:eastAsia="Times New Roman" w:cs="Times New Roman"/>
        </w:rPr>
        <w:t>Input:</w:t>
      </w:r>
    </w:p>
    <w:p w14:paraId="17A73C34"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Age: 35</w:t>
      </w:r>
    </w:p>
    <w:p w14:paraId="05BD44D3"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 xml:space="preserve">Income: </w:t>
      </w:r>
      <w:r w:rsidRPr="00A04D4B">
        <w:rPr>
          <w:rFonts w:ascii="Cambria Math" w:eastAsia="Times New Roman" w:hAnsi="Cambria Math" w:cs="Cambria Math"/>
          <w:sz w:val="20"/>
          <w:szCs w:val="20"/>
        </w:rPr>
        <w:t>₹</w:t>
      </w:r>
      <w:r w:rsidRPr="00A04D4B">
        <w:rPr>
          <w:rFonts w:ascii="Courier New" w:eastAsia="Times New Roman" w:hAnsi="Courier New" w:cs="Courier New"/>
          <w:sz w:val="20"/>
          <w:szCs w:val="20"/>
        </w:rPr>
        <w:t>60,000</w:t>
      </w:r>
    </w:p>
    <w:p w14:paraId="49061364"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 xml:space="preserve">Loan Amount: </w:t>
      </w:r>
      <w:r w:rsidRPr="00A04D4B">
        <w:rPr>
          <w:rFonts w:ascii="Cambria Math" w:eastAsia="Times New Roman" w:hAnsi="Cambria Math" w:cs="Cambria Math"/>
          <w:sz w:val="20"/>
          <w:szCs w:val="20"/>
        </w:rPr>
        <w:t>₹</w:t>
      </w:r>
      <w:r w:rsidRPr="00A04D4B">
        <w:rPr>
          <w:rFonts w:ascii="Courier New" w:eastAsia="Times New Roman" w:hAnsi="Courier New" w:cs="Courier New"/>
          <w:sz w:val="20"/>
          <w:szCs w:val="20"/>
        </w:rPr>
        <w:t>5,00,000</w:t>
      </w:r>
    </w:p>
    <w:p w14:paraId="0922BAC6"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Bureau Score: 785</w:t>
      </w:r>
    </w:p>
    <w:p w14:paraId="1463F06F"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Current DPD: 0</w:t>
      </w:r>
    </w:p>
    <w:p w14:paraId="590B9622" w14:textId="77777777" w:rsidR="001701BE" w:rsidRPr="001701BE" w:rsidRDefault="001701BE" w:rsidP="001701BE">
      <w:pPr>
        <w:spacing w:before="100" w:beforeAutospacing="1" w:after="100" w:afterAutospacing="1"/>
        <w:rPr>
          <w:rFonts w:eastAsia="Times New Roman" w:cs="Times New Roman"/>
        </w:rPr>
      </w:pPr>
      <w:r w:rsidRPr="001701BE">
        <w:rPr>
          <w:rFonts w:eastAsia="Times New Roman" w:cs="Times New Roman"/>
        </w:rPr>
        <w:lastRenderedPageBreak/>
        <w:t>Output:</w:t>
      </w:r>
    </w:p>
    <w:p w14:paraId="2C8B7EF4" w14:textId="77777777" w:rsidR="001701BE" w:rsidRPr="00A04D4B" w:rsidRDefault="001701BE" w:rsidP="0017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Customer is a low-risk salaried borrower with strong repayment behavior...</w:t>
      </w:r>
    </w:p>
    <w:p w14:paraId="4CE9B242" w14:textId="77777777" w:rsidR="00835DBD" w:rsidRDefault="00835DBD">
      <w:pPr>
        <w:pStyle w:val="Heading3"/>
      </w:pPr>
      <w:bookmarkStart w:id="10" w:name="credit-risk-classification"/>
      <w:bookmarkEnd w:id="9"/>
    </w:p>
    <w:p w14:paraId="5C10154B" w14:textId="463A7D67" w:rsidR="00FB54C0" w:rsidRDefault="00000000">
      <w:pPr>
        <w:pStyle w:val="Heading3"/>
      </w:pPr>
      <w:r>
        <w:t>Credit Risk Classification</w:t>
      </w:r>
    </w:p>
    <w:p w14:paraId="700DC0ED" w14:textId="77777777" w:rsidR="00FB54C0" w:rsidRDefault="00000000">
      <w:pPr>
        <w:pStyle w:val="FirstParagraph"/>
      </w:pPr>
      <w:r>
        <w:t>Given customer demographics, bureau score, DPD history, and income details, classify borrower risk.</w:t>
      </w:r>
    </w:p>
    <w:p w14:paraId="5BB90689" w14:textId="77777777" w:rsidR="00BF1B7A" w:rsidRPr="00A04D4B" w:rsidRDefault="00BF1B7A" w:rsidP="00BF1B7A">
      <w:pPr>
        <w:spacing w:before="100" w:beforeAutospacing="1" w:after="100" w:afterAutospacing="1"/>
        <w:rPr>
          <w:rFonts w:ascii="Times New Roman" w:eastAsia="Times New Roman" w:hAnsi="Times New Roman" w:cs="Times New Roman"/>
        </w:rPr>
      </w:pPr>
      <w:r w:rsidRPr="00A04D4B">
        <w:rPr>
          <w:rFonts w:ascii="Times New Roman" w:eastAsia="Times New Roman" w:hAnsi="Times New Roman" w:cs="Times New Roman"/>
        </w:rPr>
        <w:t>Input:</w:t>
      </w:r>
    </w:p>
    <w:p w14:paraId="643C8B30" w14:textId="77777777" w:rsidR="00BF1B7A" w:rsidRPr="00A04D4B" w:rsidRDefault="00BF1B7A" w:rsidP="00BF1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Borrower profile</w:t>
      </w:r>
    </w:p>
    <w:p w14:paraId="01B48CFA" w14:textId="77777777" w:rsidR="00BF1B7A" w:rsidRPr="00A04D4B" w:rsidRDefault="00BF1B7A" w:rsidP="00BF1B7A">
      <w:pPr>
        <w:spacing w:before="100" w:beforeAutospacing="1" w:after="100" w:afterAutospacing="1"/>
        <w:rPr>
          <w:rFonts w:ascii="Times New Roman" w:eastAsia="Times New Roman" w:hAnsi="Times New Roman" w:cs="Times New Roman"/>
        </w:rPr>
      </w:pPr>
      <w:r w:rsidRPr="00A04D4B">
        <w:rPr>
          <w:rFonts w:ascii="Times New Roman" w:eastAsia="Times New Roman" w:hAnsi="Times New Roman" w:cs="Times New Roman"/>
        </w:rPr>
        <w:t>Output:</w:t>
      </w:r>
    </w:p>
    <w:p w14:paraId="069112D0" w14:textId="77777777" w:rsidR="00BF1B7A" w:rsidRPr="00A04D4B" w:rsidRDefault="00BF1B7A" w:rsidP="00BF1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Low Risk</w:t>
      </w:r>
    </w:p>
    <w:p w14:paraId="068B6DB1" w14:textId="77777777" w:rsidR="00BF1B7A" w:rsidRPr="00A04D4B" w:rsidRDefault="00BF1B7A" w:rsidP="00BF1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Medium Risk</w:t>
      </w:r>
    </w:p>
    <w:p w14:paraId="63FF7F06" w14:textId="4FADA4AC" w:rsidR="00BF1B7A" w:rsidRPr="001922E8" w:rsidRDefault="00BF1B7A" w:rsidP="0019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r w:rsidRPr="00A04D4B">
        <w:rPr>
          <w:rFonts w:ascii="Courier New" w:eastAsia="Times New Roman" w:hAnsi="Courier New" w:cs="Courier New"/>
          <w:sz w:val="20"/>
          <w:szCs w:val="20"/>
        </w:rPr>
        <w:t>High Risk</w:t>
      </w:r>
    </w:p>
    <w:p w14:paraId="5AAF2667" w14:textId="77777777" w:rsidR="00FB54C0" w:rsidRDefault="00000000">
      <w:pPr>
        <w:pStyle w:val="Heading3"/>
      </w:pPr>
      <w:bookmarkStart w:id="11" w:name="loan-approval-recommendation"/>
      <w:bookmarkEnd w:id="10"/>
      <w:r>
        <w:t>Loan Approval Recommendation</w:t>
      </w:r>
    </w:p>
    <w:p w14:paraId="0C612340" w14:textId="77777777" w:rsidR="00FB54C0" w:rsidRDefault="00000000">
      <w:pPr>
        <w:pStyle w:val="FirstParagraph"/>
      </w:pPr>
      <w:r>
        <w:t>Given borrower profile and requested loan details, recommend:</w:t>
      </w:r>
    </w:p>
    <w:p w14:paraId="0591FBF6" w14:textId="77777777" w:rsidR="00FB54C0" w:rsidRDefault="00000000">
      <w:pPr>
        <w:pStyle w:val="Compact"/>
        <w:numPr>
          <w:ilvl w:val="0"/>
          <w:numId w:val="4"/>
        </w:numPr>
      </w:pPr>
      <w:r>
        <w:t>Approve</w:t>
      </w:r>
    </w:p>
    <w:p w14:paraId="4C7BB833" w14:textId="77777777" w:rsidR="00FB54C0" w:rsidRDefault="00000000">
      <w:pPr>
        <w:pStyle w:val="Compact"/>
        <w:numPr>
          <w:ilvl w:val="0"/>
          <w:numId w:val="4"/>
        </w:numPr>
      </w:pPr>
      <w:r>
        <w:t>Approve with Conditions</w:t>
      </w:r>
    </w:p>
    <w:p w14:paraId="41566055" w14:textId="77777777" w:rsidR="00FB54C0" w:rsidRDefault="00000000">
      <w:pPr>
        <w:pStyle w:val="Compact"/>
        <w:numPr>
          <w:ilvl w:val="0"/>
          <w:numId w:val="4"/>
        </w:numPr>
      </w:pPr>
      <w:r>
        <w:t>Reject</w:t>
      </w:r>
    </w:p>
    <w:p w14:paraId="5D23FAA2" w14:textId="77777777" w:rsidR="001922E8" w:rsidRPr="001922E8" w:rsidRDefault="001922E8" w:rsidP="001922E8">
      <w:pPr>
        <w:spacing w:before="100" w:beforeAutospacing="1" w:after="100" w:afterAutospacing="1"/>
        <w:ind w:left="360"/>
        <w:rPr>
          <w:rFonts w:ascii="Times New Roman" w:eastAsia="Times New Roman" w:hAnsi="Times New Roman" w:cs="Times New Roman"/>
        </w:rPr>
      </w:pPr>
      <w:r w:rsidRPr="001922E8">
        <w:rPr>
          <w:rFonts w:ascii="Times New Roman" w:eastAsia="Times New Roman" w:hAnsi="Times New Roman" w:cs="Times New Roman"/>
        </w:rPr>
        <w:t>Input:</w:t>
      </w:r>
    </w:p>
    <w:p w14:paraId="4852F9F5" w14:textId="77777777" w:rsidR="001922E8" w:rsidRPr="001922E8" w:rsidRDefault="001922E8" w:rsidP="0019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Courier New" w:eastAsia="Times New Roman" w:hAnsi="Courier New" w:cs="Courier New"/>
          <w:sz w:val="20"/>
          <w:szCs w:val="20"/>
        </w:rPr>
      </w:pPr>
      <w:r w:rsidRPr="001922E8">
        <w:rPr>
          <w:rFonts w:ascii="Courier New" w:eastAsia="Times New Roman" w:hAnsi="Courier New" w:cs="Courier New"/>
          <w:sz w:val="20"/>
          <w:szCs w:val="20"/>
        </w:rPr>
        <w:t>Applicant Profile</w:t>
      </w:r>
    </w:p>
    <w:p w14:paraId="324C156E" w14:textId="77777777" w:rsidR="001922E8" w:rsidRPr="001922E8" w:rsidRDefault="001922E8" w:rsidP="001922E8">
      <w:pPr>
        <w:spacing w:before="100" w:beforeAutospacing="1" w:after="100" w:afterAutospacing="1"/>
        <w:ind w:left="360"/>
        <w:rPr>
          <w:rFonts w:ascii="Times New Roman" w:eastAsia="Times New Roman" w:hAnsi="Times New Roman" w:cs="Times New Roman"/>
        </w:rPr>
      </w:pPr>
      <w:r w:rsidRPr="001922E8">
        <w:rPr>
          <w:rFonts w:ascii="Times New Roman" w:eastAsia="Times New Roman" w:hAnsi="Times New Roman" w:cs="Times New Roman"/>
        </w:rPr>
        <w:t>Output:</w:t>
      </w:r>
    </w:p>
    <w:p w14:paraId="2BDEE63E" w14:textId="77777777" w:rsidR="001922E8" w:rsidRPr="001922E8" w:rsidRDefault="001922E8" w:rsidP="0019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Courier New" w:eastAsia="Times New Roman" w:hAnsi="Courier New" w:cs="Courier New"/>
          <w:sz w:val="20"/>
          <w:szCs w:val="20"/>
        </w:rPr>
      </w:pPr>
      <w:r w:rsidRPr="001922E8">
        <w:rPr>
          <w:rFonts w:ascii="Courier New" w:eastAsia="Times New Roman" w:hAnsi="Courier New" w:cs="Courier New"/>
          <w:sz w:val="20"/>
          <w:szCs w:val="20"/>
        </w:rPr>
        <w:t>Approve</w:t>
      </w:r>
    </w:p>
    <w:p w14:paraId="2133A4BA" w14:textId="77777777" w:rsidR="001922E8" w:rsidRPr="001922E8" w:rsidRDefault="001922E8" w:rsidP="0019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Courier New" w:eastAsia="Times New Roman" w:hAnsi="Courier New" w:cs="Courier New"/>
          <w:sz w:val="20"/>
          <w:szCs w:val="20"/>
        </w:rPr>
      </w:pPr>
      <w:r w:rsidRPr="001922E8">
        <w:rPr>
          <w:rFonts w:ascii="Courier New" w:eastAsia="Times New Roman" w:hAnsi="Courier New" w:cs="Courier New"/>
          <w:sz w:val="20"/>
          <w:szCs w:val="20"/>
        </w:rPr>
        <w:t>Approve with Conditions</w:t>
      </w:r>
    </w:p>
    <w:p w14:paraId="554342FE" w14:textId="77777777" w:rsidR="001922E8" w:rsidRPr="001922E8" w:rsidRDefault="001922E8" w:rsidP="00192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360"/>
        <w:rPr>
          <w:rFonts w:ascii="Courier New" w:eastAsia="Times New Roman" w:hAnsi="Courier New" w:cs="Courier New"/>
          <w:sz w:val="20"/>
          <w:szCs w:val="20"/>
        </w:rPr>
      </w:pPr>
      <w:r w:rsidRPr="001922E8">
        <w:rPr>
          <w:rFonts w:ascii="Courier New" w:eastAsia="Times New Roman" w:hAnsi="Courier New" w:cs="Courier New"/>
          <w:sz w:val="20"/>
          <w:szCs w:val="20"/>
        </w:rPr>
        <w:t>Reject</w:t>
      </w:r>
    </w:p>
    <w:p w14:paraId="6D7F6C98" w14:textId="77777777" w:rsidR="001922E8" w:rsidRDefault="001922E8" w:rsidP="001922E8">
      <w:pPr>
        <w:pStyle w:val="Compact"/>
      </w:pPr>
    </w:p>
    <w:p w14:paraId="2D61012D" w14:textId="77777777" w:rsidR="001922E8" w:rsidRPr="001922E8" w:rsidRDefault="001922E8" w:rsidP="001922E8">
      <w:pPr>
        <w:pStyle w:val="BodyText"/>
      </w:pPr>
      <w:bookmarkStart w:id="12" w:name="collection-prioritization"/>
      <w:bookmarkEnd w:id="11"/>
    </w:p>
    <w:p w14:paraId="72E63FA3" w14:textId="4A37F488" w:rsidR="00FB54C0" w:rsidRPr="0046006C" w:rsidRDefault="00000000">
      <w:pPr>
        <w:pStyle w:val="Heading2"/>
      </w:pPr>
      <w:bookmarkStart w:id="13" w:name="b-lora-fine-tuning-implementation"/>
      <w:bookmarkEnd w:id="6"/>
      <w:bookmarkEnd w:id="12"/>
      <w:r w:rsidRPr="0046006C">
        <w:t xml:space="preserve">B) </w:t>
      </w:r>
      <w:r w:rsidR="00F36926" w:rsidRPr="0046006C">
        <w:t>SLM</w:t>
      </w:r>
      <w:r w:rsidR="00F36926" w:rsidRPr="0046006C">
        <w:t xml:space="preserve"> </w:t>
      </w:r>
      <w:r w:rsidRPr="0046006C">
        <w:t>Fine-Tuning Implementation</w:t>
      </w:r>
    </w:p>
    <w:p w14:paraId="06244C4D" w14:textId="77777777" w:rsidR="00FB54C0" w:rsidRDefault="00000000">
      <w:pPr>
        <w:pStyle w:val="FirstParagraph"/>
      </w:pPr>
      <w:r>
        <w:t>Participants must:</w:t>
      </w:r>
    </w:p>
    <w:p w14:paraId="398FD1A8" w14:textId="77777777" w:rsidR="00FB54C0" w:rsidRDefault="00000000">
      <w:pPr>
        <w:pStyle w:val="Heading3"/>
      </w:pPr>
      <w:bookmarkStart w:id="14" w:name="model-selection"/>
      <w:r>
        <w:t>Model Selection</w:t>
      </w:r>
    </w:p>
    <w:p w14:paraId="5D6AEFE6" w14:textId="4F04727E" w:rsidR="00FB54C0" w:rsidRDefault="00000000">
      <w:pPr>
        <w:pStyle w:val="FirstParagraph"/>
      </w:pPr>
      <w:r>
        <w:t xml:space="preserve">Select an SLM </w:t>
      </w:r>
      <w:r w:rsidR="0065682C">
        <w:t>not more</w:t>
      </w:r>
      <w:r>
        <w:t xml:space="preserve"> than </w:t>
      </w:r>
      <w:r w:rsidR="00830431">
        <w:t>3</w:t>
      </w:r>
      <w:r>
        <w:t xml:space="preserve"> billion parameters.</w:t>
      </w:r>
    </w:p>
    <w:p w14:paraId="213932C7" w14:textId="77777777" w:rsidR="00FB54C0" w:rsidRDefault="00000000">
      <w:pPr>
        <w:pStyle w:val="Heading3"/>
      </w:pPr>
      <w:bookmarkStart w:id="15" w:name="fine-tuning-requirements"/>
      <w:bookmarkEnd w:id="14"/>
      <w:r>
        <w:lastRenderedPageBreak/>
        <w:t>Fine-Tuning Requirements</w:t>
      </w:r>
    </w:p>
    <w:p w14:paraId="68777B5D" w14:textId="77777777" w:rsidR="00FB54C0" w:rsidRDefault="00000000">
      <w:pPr>
        <w:pStyle w:val="Compact"/>
        <w:numPr>
          <w:ilvl w:val="0"/>
          <w:numId w:val="5"/>
        </w:numPr>
      </w:pPr>
      <w:r>
        <w:t>Base model weights must remain frozen</w:t>
      </w:r>
    </w:p>
    <w:p w14:paraId="409BDCAE" w14:textId="1AFC0402" w:rsidR="00C15A4E" w:rsidRDefault="00C15A4E">
      <w:pPr>
        <w:pStyle w:val="Compact"/>
        <w:numPr>
          <w:ilvl w:val="0"/>
          <w:numId w:val="5"/>
        </w:numPr>
      </w:pPr>
      <w:r w:rsidRPr="00C15A4E">
        <w:t>Use an open-source fine-tuning framework that supports parameter-efficient adaptation of Small Language Models. Participants should justify the choice of framework and tooling based on their selected architecture and hardware constraints.</w:t>
      </w:r>
    </w:p>
    <w:p w14:paraId="6602689F" w14:textId="77777777" w:rsidR="00FB54C0" w:rsidRDefault="00000000">
      <w:pPr>
        <w:pStyle w:val="Heading3"/>
      </w:pPr>
      <w:bookmarkStart w:id="16" w:name="training-metrics"/>
      <w:bookmarkEnd w:id="15"/>
      <w:r>
        <w:t>Training Metrics</w:t>
      </w:r>
    </w:p>
    <w:p w14:paraId="2496D150" w14:textId="3F78F368" w:rsidR="00FB54C0" w:rsidRDefault="001272B6" w:rsidP="001272B6">
      <w:pPr>
        <w:pStyle w:val="Compact"/>
        <w:ind w:left="720"/>
      </w:pPr>
      <w:r>
        <w:t>Provide detailed training metrics</w:t>
      </w:r>
    </w:p>
    <w:p w14:paraId="48E8A388" w14:textId="77777777" w:rsidR="00FB54C0" w:rsidRDefault="00877DB1">
      <w:r>
        <w:rPr>
          <w:noProof/>
        </w:rPr>
        <w:pict w14:anchorId="4BF265C5">
          <v:rect id="_x0000_i1034" alt="" style="width:468pt;height:.05pt;mso-width-percent:0;mso-height-percent:0;mso-width-percent:0;mso-height-percent:0" o:hralign="center" o:hrstd="t" o:hr="t"/>
        </w:pict>
      </w:r>
    </w:p>
    <w:p w14:paraId="1FD67E76" w14:textId="4482E7E4" w:rsidR="00FB54C0" w:rsidRDefault="00000000" w:rsidP="0019662B">
      <w:pPr>
        <w:pStyle w:val="Heading1"/>
      </w:pPr>
      <w:bookmarkStart w:id="17" w:name="c-evaluation-demo"/>
      <w:bookmarkEnd w:id="13"/>
      <w:bookmarkEnd w:id="16"/>
      <w:r>
        <w:t>Evaluation &amp; Demo</w:t>
      </w:r>
    </w:p>
    <w:p w14:paraId="56632F84" w14:textId="4037FA79" w:rsidR="00FB54C0" w:rsidRDefault="00000000">
      <w:pPr>
        <w:pStyle w:val="BodyText"/>
      </w:pPr>
      <w:r>
        <w:t xml:space="preserve">Demonstrate before-vs-after comparison using at least </w:t>
      </w:r>
      <w:ins w:id="18" w:author="Apoorv Jain" w:date="2026-06-26T20:48:00Z" w16du:dateUtc="2026-06-26T15:18:00Z">
        <w:r w:rsidR="00F36926">
          <w:t>3</w:t>
        </w:r>
      </w:ins>
      <w:r>
        <w:t xml:space="preserve"> representative lending scenarios.</w:t>
      </w:r>
    </w:p>
    <w:p w14:paraId="3622BFE3" w14:textId="77777777" w:rsidR="00FB54C0" w:rsidRDefault="00000000">
      <w:pPr>
        <w:pStyle w:val="BodyText"/>
      </w:pPr>
      <w:r>
        <w:t>Example questions:</w:t>
      </w:r>
    </w:p>
    <w:p w14:paraId="6E282547" w14:textId="77777777" w:rsidR="00FB54C0" w:rsidRDefault="00000000">
      <w:pPr>
        <w:pStyle w:val="Compact"/>
        <w:numPr>
          <w:ilvl w:val="0"/>
          <w:numId w:val="6"/>
        </w:numPr>
      </w:pPr>
      <w:r>
        <w:t>Summarize this borrower profile.</w:t>
      </w:r>
    </w:p>
    <w:p w14:paraId="152B0F61" w14:textId="77777777" w:rsidR="00FB54C0" w:rsidRDefault="00000000">
      <w:pPr>
        <w:pStyle w:val="Compact"/>
        <w:numPr>
          <w:ilvl w:val="0"/>
          <w:numId w:val="6"/>
        </w:numPr>
      </w:pPr>
      <w:r>
        <w:t>Should this loan be approved?</w:t>
      </w:r>
    </w:p>
    <w:p w14:paraId="2FF9B602" w14:textId="77777777" w:rsidR="00FB54C0" w:rsidRDefault="00000000">
      <w:pPr>
        <w:pStyle w:val="Compact"/>
        <w:numPr>
          <w:ilvl w:val="0"/>
          <w:numId w:val="6"/>
        </w:numPr>
      </w:pPr>
      <w:r>
        <w:t>What is the risk category of this customer?</w:t>
      </w:r>
    </w:p>
    <w:p w14:paraId="07095EB8" w14:textId="77777777" w:rsidR="00BC1EB2" w:rsidRDefault="00BC1EB2" w:rsidP="00BC1EB2">
      <w:pPr>
        <w:pStyle w:val="isselectedend"/>
      </w:pPr>
      <w:r>
        <w:t>Participants should design and implement an appropriate evaluation methodology that objectively measures the effectiveness of their solution. The evaluation should include both quantitative and qualitative assessment of the model's performance, demonstrate measurable improvements over the base model, and justify the chosen evaluation metrics based on the task being performed.</w:t>
      </w:r>
    </w:p>
    <w:p w14:paraId="0D838067" w14:textId="77777777" w:rsidR="00BC1EB2" w:rsidRDefault="00BC1EB2" w:rsidP="00BC1EB2">
      <w:pPr>
        <w:pStyle w:val="NormalWeb"/>
      </w:pPr>
      <w:r>
        <w:t>The submission should clearly explain the evaluation approach, present comparative results, and discuss the strengths, limitations, and business relevance of the fine-tuned model.</w:t>
      </w:r>
    </w:p>
    <w:p w14:paraId="55D05C2F" w14:textId="77777777" w:rsidR="00FB54C0" w:rsidRDefault="00877DB1">
      <w:bookmarkStart w:id="19" w:name="business-rules"/>
      <w:bookmarkEnd w:id="5"/>
      <w:bookmarkEnd w:id="17"/>
      <w:r>
        <w:rPr>
          <w:noProof/>
        </w:rPr>
        <w:pict w14:anchorId="3745A6A9">
          <v:rect id="_x0000_i1033" alt="" style="width:468pt;height:.05pt;mso-width-percent:0;mso-height-percent:0;mso-width-percent:0;mso-height-percent:0" o:hralign="center" o:hrstd="t" o:hr="t"/>
        </w:pict>
      </w:r>
    </w:p>
    <w:p w14:paraId="356D5137" w14:textId="77777777" w:rsidR="00FB54C0" w:rsidRDefault="00000000">
      <w:pPr>
        <w:pStyle w:val="Heading1"/>
      </w:pPr>
      <w:bookmarkStart w:id="20" w:name="constraints-non-functional-requirements"/>
      <w:bookmarkEnd w:id="19"/>
      <w:r>
        <w:t>Constraints &amp; Non-Functional Requirements</w:t>
      </w:r>
    </w:p>
    <w:p w14:paraId="3DD1722A" w14:textId="77777777" w:rsidR="00FB54C0" w:rsidRPr="0046006C" w:rsidRDefault="00000000">
      <w:pPr>
        <w:pStyle w:val="Heading2"/>
        <w:rPr>
          <w:sz w:val="28"/>
          <w:szCs w:val="28"/>
        </w:rPr>
      </w:pPr>
      <w:bookmarkStart w:id="21" w:name="hardware-constraints"/>
      <w:r w:rsidRPr="0046006C">
        <w:rPr>
          <w:sz w:val="28"/>
          <w:szCs w:val="28"/>
        </w:rPr>
        <w:t>Hardware Constraints</w:t>
      </w:r>
    </w:p>
    <w:p w14:paraId="27157E2A" w14:textId="77777777" w:rsidR="00FB54C0" w:rsidRDefault="00000000">
      <w:pPr>
        <w:pStyle w:val="FirstParagraph"/>
      </w:pPr>
      <w:r>
        <w:t>Solution must run on:</w:t>
      </w:r>
    </w:p>
    <w:p w14:paraId="7E95E0FA" w14:textId="77777777" w:rsidR="00FB54C0" w:rsidRDefault="00000000">
      <w:pPr>
        <w:pStyle w:val="Compact"/>
        <w:numPr>
          <w:ilvl w:val="0"/>
          <w:numId w:val="7"/>
        </w:numPr>
      </w:pPr>
      <w:r>
        <w:t>8–16 GB GPU VRAM</w:t>
      </w:r>
    </w:p>
    <w:p w14:paraId="56E4E136" w14:textId="77777777" w:rsidR="00FB54C0" w:rsidRDefault="00000000">
      <w:pPr>
        <w:pStyle w:val="Compact"/>
        <w:numPr>
          <w:ilvl w:val="0"/>
          <w:numId w:val="7"/>
        </w:numPr>
      </w:pPr>
      <w:r>
        <w:t>Consumer GPUs</w:t>
      </w:r>
    </w:p>
    <w:p w14:paraId="2325EF96" w14:textId="77777777" w:rsidR="00FB54C0" w:rsidRDefault="00000000">
      <w:pPr>
        <w:pStyle w:val="Compact"/>
        <w:numPr>
          <w:ilvl w:val="0"/>
          <w:numId w:val="7"/>
        </w:numPr>
      </w:pPr>
      <w:r>
        <w:t>CPU Offloading</w:t>
      </w:r>
    </w:p>
    <w:p w14:paraId="01652430" w14:textId="7BB40461" w:rsidR="00FB54C0" w:rsidRDefault="00000000">
      <w:pPr>
        <w:pStyle w:val="FirstParagraph"/>
      </w:pPr>
      <w:r>
        <w:t xml:space="preserve">Training should complete within </w:t>
      </w:r>
      <w:ins w:id="22" w:author="Apoorv Jain" w:date="2026-06-26T20:53:00Z" w16du:dateUtc="2026-06-26T15:23:00Z">
        <w:r w:rsidR="008A1A8D">
          <w:t>1</w:t>
        </w:r>
      </w:ins>
      <w:r>
        <w:t xml:space="preserve"> hours.</w:t>
      </w:r>
    </w:p>
    <w:p w14:paraId="2029FEFC" w14:textId="77777777" w:rsidR="00FB54C0" w:rsidRDefault="00877DB1">
      <w:r>
        <w:rPr>
          <w:noProof/>
        </w:rPr>
        <w:lastRenderedPageBreak/>
        <w:pict w14:anchorId="347F7EAA">
          <v:rect id="_x0000_i1032" alt="" style="width:468pt;height:.05pt;mso-width-percent:0;mso-height-percent:0;mso-width-percent:0;mso-height-percent:0" o:hralign="center" o:hrstd="t" o:hr="t"/>
        </w:pict>
      </w:r>
    </w:p>
    <w:p w14:paraId="0627D036" w14:textId="77777777" w:rsidR="00FB54C0" w:rsidRDefault="00000000" w:rsidP="0019662B">
      <w:pPr>
        <w:pStyle w:val="Heading1"/>
      </w:pPr>
      <w:bookmarkStart w:id="23" w:name="software-requirements"/>
      <w:bookmarkEnd w:id="21"/>
      <w:r>
        <w:t>Software Requirements</w:t>
      </w:r>
    </w:p>
    <w:p w14:paraId="406B4B3F" w14:textId="77777777" w:rsidR="00FB54C0" w:rsidRDefault="00000000">
      <w:pPr>
        <w:pStyle w:val="FirstParagraph"/>
      </w:pPr>
      <w:r>
        <w:t>Mandatory:</w:t>
      </w:r>
    </w:p>
    <w:p w14:paraId="6F3284BE" w14:textId="77777777" w:rsidR="00FB54C0" w:rsidRDefault="00000000">
      <w:pPr>
        <w:pStyle w:val="Compact"/>
        <w:numPr>
          <w:ilvl w:val="0"/>
          <w:numId w:val="8"/>
        </w:numPr>
      </w:pPr>
      <w:r>
        <w:t>Python 3.9+</w:t>
      </w:r>
    </w:p>
    <w:p w14:paraId="001B4EE2" w14:textId="77777777" w:rsidR="00FB54C0" w:rsidRDefault="00000000">
      <w:pPr>
        <w:pStyle w:val="Compact"/>
        <w:numPr>
          <w:ilvl w:val="0"/>
          <w:numId w:val="8"/>
        </w:numPr>
      </w:pPr>
      <w:r>
        <w:t>Transformers</w:t>
      </w:r>
    </w:p>
    <w:p w14:paraId="32ADF01F" w14:textId="77777777" w:rsidR="00FB54C0" w:rsidRDefault="00000000">
      <w:pPr>
        <w:pStyle w:val="Compact"/>
        <w:numPr>
          <w:ilvl w:val="0"/>
          <w:numId w:val="8"/>
        </w:numPr>
      </w:pPr>
      <w:r>
        <w:t>PEFT</w:t>
      </w:r>
    </w:p>
    <w:p w14:paraId="55E19BB2" w14:textId="77777777" w:rsidR="00FB54C0" w:rsidRDefault="00000000">
      <w:pPr>
        <w:pStyle w:val="Compact"/>
        <w:numPr>
          <w:ilvl w:val="0"/>
          <w:numId w:val="8"/>
        </w:numPr>
      </w:pPr>
      <w:r>
        <w:t>TRL</w:t>
      </w:r>
    </w:p>
    <w:p w14:paraId="4B1EDA00" w14:textId="77777777" w:rsidR="00FB54C0" w:rsidRDefault="00000000">
      <w:pPr>
        <w:pStyle w:val="Compact"/>
        <w:numPr>
          <w:ilvl w:val="0"/>
          <w:numId w:val="8"/>
        </w:numPr>
      </w:pPr>
      <w:r>
        <w:t>BitsAndBytes</w:t>
      </w:r>
    </w:p>
    <w:p w14:paraId="799DFFC6" w14:textId="77777777" w:rsidR="00FB54C0" w:rsidRDefault="00000000">
      <w:pPr>
        <w:pStyle w:val="FirstParagraph"/>
      </w:pPr>
      <w:r>
        <w:t>Optional:</w:t>
      </w:r>
    </w:p>
    <w:p w14:paraId="3D6A3D99" w14:textId="77777777" w:rsidR="00FB54C0" w:rsidRDefault="00000000">
      <w:pPr>
        <w:pStyle w:val="Compact"/>
        <w:numPr>
          <w:ilvl w:val="0"/>
          <w:numId w:val="9"/>
        </w:numPr>
      </w:pPr>
      <w:r>
        <w:t>LangChain</w:t>
      </w:r>
    </w:p>
    <w:p w14:paraId="2FC9FB5D" w14:textId="77777777" w:rsidR="00FB54C0" w:rsidRDefault="00000000">
      <w:pPr>
        <w:pStyle w:val="Compact"/>
        <w:numPr>
          <w:ilvl w:val="0"/>
          <w:numId w:val="9"/>
        </w:numPr>
      </w:pPr>
      <w:r>
        <w:t>LlamaIndex</w:t>
      </w:r>
    </w:p>
    <w:p w14:paraId="237D0B64" w14:textId="77777777" w:rsidR="00FB54C0" w:rsidRDefault="00877DB1">
      <w:r>
        <w:rPr>
          <w:noProof/>
        </w:rPr>
        <w:pict w14:anchorId="26D7BC63">
          <v:rect id="_x0000_i1031" alt="" style="width:468pt;height:.05pt;mso-width-percent:0;mso-height-percent:0;mso-width-percent:0;mso-height-percent:0" o:hralign="center" o:hrstd="t" o:hr="t"/>
        </w:pict>
      </w:r>
    </w:p>
    <w:p w14:paraId="5028AFD3" w14:textId="77777777" w:rsidR="00FB54C0" w:rsidRDefault="00000000">
      <w:pPr>
        <w:pStyle w:val="Heading1"/>
      </w:pPr>
      <w:bookmarkStart w:id="24" w:name="required-deliverables"/>
      <w:bookmarkEnd w:id="20"/>
      <w:bookmarkEnd w:id="23"/>
      <w:r>
        <w:t>Required Deliverables</w:t>
      </w:r>
    </w:p>
    <w:p w14:paraId="43EE15AF" w14:textId="77777777" w:rsidR="00FB54C0" w:rsidRDefault="00000000">
      <w:pPr>
        <w:pStyle w:val="FirstParagraph"/>
      </w:pPr>
      <w:r>
        <w:t>Participants must submit:</w:t>
      </w:r>
    </w:p>
    <w:p w14:paraId="1FC2A0DC" w14:textId="30FBC15A" w:rsidR="00FB54C0" w:rsidRDefault="008A1A8D">
      <w:pPr>
        <w:pStyle w:val="Compact"/>
        <w:numPr>
          <w:ilvl w:val="0"/>
          <w:numId w:val="10"/>
        </w:numPr>
      </w:pPr>
      <w:r>
        <w:t xml:space="preserve">Final </w:t>
      </w:r>
      <w:r w:rsidR="00000000">
        <w:t>Dataset</w:t>
      </w:r>
    </w:p>
    <w:p w14:paraId="08A1D9F0" w14:textId="77777777" w:rsidR="00FB54C0" w:rsidRDefault="00000000">
      <w:pPr>
        <w:pStyle w:val="Compact"/>
        <w:numPr>
          <w:ilvl w:val="0"/>
          <w:numId w:val="10"/>
        </w:numPr>
      </w:pPr>
      <w:r>
        <w:t>JSONL Prompt-Completion Dataset</w:t>
      </w:r>
    </w:p>
    <w:p w14:paraId="443280A3" w14:textId="77777777" w:rsidR="00FB54C0" w:rsidRDefault="00000000">
      <w:pPr>
        <w:pStyle w:val="Compact"/>
        <w:numPr>
          <w:ilvl w:val="0"/>
          <w:numId w:val="10"/>
        </w:numPr>
      </w:pPr>
      <w:r>
        <w:t>Fine-Tuning Notebook / Scripts</w:t>
      </w:r>
    </w:p>
    <w:p w14:paraId="5524ABEE" w14:textId="77777777" w:rsidR="00FB54C0" w:rsidRDefault="00000000">
      <w:pPr>
        <w:pStyle w:val="Compact"/>
        <w:numPr>
          <w:ilvl w:val="0"/>
          <w:numId w:val="10"/>
        </w:numPr>
      </w:pPr>
      <w:r>
        <w:t>Evaluation Report</w:t>
      </w:r>
    </w:p>
    <w:p w14:paraId="67DB61DA" w14:textId="77777777" w:rsidR="00FB54C0" w:rsidRDefault="00877DB1">
      <w:r>
        <w:rPr>
          <w:noProof/>
        </w:rPr>
        <w:pict w14:anchorId="134CA3D7">
          <v:rect id="_x0000_i1030" alt="" style="width:468pt;height:.05pt;mso-width-percent:0;mso-height-percent:0;mso-width-percent:0;mso-height-percent:0" o:hralign="center" o:hrstd="t" o:hr="t"/>
        </w:pict>
      </w:r>
    </w:p>
    <w:p w14:paraId="2D79B40B" w14:textId="77777777" w:rsidR="003C3DF2" w:rsidRDefault="003C3DF2" w:rsidP="003C3DF2">
      <w:pPr>
        <w:pStyle w:val="Heading1"/>
      </w:pPr>
      <w:bookmarkStart w:id="25" w:name="judging-rubric"/>
      <w:bookmarkEnd w:id="24"/>
      <w:r>
        <w:t>Judging Rubric</w:t>
      </w:r>
    </w:p>
    <w:p w14:paraId="30FCD47A" w14:textId="77777777" w:rsidR="003C3DF2" w:rsidRDefault="003C3DF2" w:rsidP="003C3DF2">
      <w:pPr>
        <w:pStyle w:val="Heading2"/>
      </w:pPr>
      <w:r>
        <w:t>1. Data Preparation &amp; Prompt Engineering (30%)</w:t>
      </w:r>
    </w:p>
    <w:p w14:paraId="6E7014EC" w14:textId="77777777" w:rsidR="003C3DF2" w:rsidRPr="00CF658F" w:rsidRDefault="003C3DF2" w:rsidP="003C3DF2">
      <w:pPr>
        <w:pStyle w:val="NormalWeb"/>
        <w:rPr>
          <w:rFonts w:asciiTheme="minorHAnsi" w:eastAsiaTheme="minorHAnsi" w:hAnsiTheme="minorHAnsi" w:cstheme="minorBidi"/>
        </w:rPr>
      </w:pPr>
      <w:r w:rsidRPr="00CF658F">
        <w:rPr>
          <w:rFonts w:asciiTheme="minorHAnsi" w:eastAsiaTheme="minorHAnsi" w:hAnsiTheme="minorHAnsi" w:cstheme="minorBidi"/>
        </w:rPr>
        <w:t>Evaluates how effectively the participant transformed the raw lending dataset into a high-quality instruction-tuning dataset.</w:t>
      </w:r>
    </w:p>
    <w:p w14:paraId="5CDFA24F" w14:textId="77777777" w:rsidR="003C3DF2" w:rsidRDefault="003C3DF2" w:rsidP="003C3DF2">
      <w:pPr>
        <w:pStyle w:val="Heading3"/>
      </w:pPr>
      <w:r>
        <w:t>Data Understanding &amp; Preparation (30%)</w:t>
      </w:r>
    </w:p>
    <w:p w14:paraId="0A62A537" w14:textId="77777777" w:rsidR="003C3DF2" w:rsidRPr="00CF658F" w:rsidRDefault="003C3DF2">
      <w:pPr>
        <w:pStyle w:val="NormalWeb"/>
        <w:numPr>
          <w:ilvl w:val="0"/>
          <w:numId w:val="13"/>
        </w:numPr>
        <w:rPr>
          <w:rFonts w:asciiTheme="minorHAnsi" w:hAnsiTheme="minorHAnsi"/>
        </w:rPr>
      </w:pPr>
      <w:r w:rsidRPr="00CF658F">
        <w:rPr>
          <w:rFonts w:asciiTheme="minorHAnsi" w:hAnsiTheme="minorHAnsi"/>
        </w:rPr>
        <w:t>Demonstrates a clear understanding of the lending dataset.</w:t>
      </w:r>
    </w:p>
    <w:p w14:paraId="0568F3C5" w14:textId="77777777" w:rsidR="003C3DF2" w:rsidRPr="00CF658F" w:rsidRDefault="003C3DF2">
      <w:pPr>
        <w:pStyle w:val="NormalWeb"/>
        <w:numPr>
          <w:ilvl w:val="0"/>
          <w:numId w:val="13"/>
        </w:numPr>
        <w:rPr>
          <w:rFonts w:asciiTheme="minorHAnsi" w:hAnsiTheme="minorHAnsi"/>
        </w:rPr>
      </w:pPr>
      <w:r w:rsidRPr="00CF658F">
        <w:rPr>
          <w:rFonts w:asciiTheme="minorHAnsi" w:hAnsiTheme="minorHAnsi"/>
        </w:rPr>
        <w:t>Identifies and appropriately addresses data quality issues.</w:t>
      </w:r>
    </w:p>
    <w:p w14:paraId="265C764E" w14:textId="77777777" w:rsidR="003C3DF2" w:rsidRPr="00CF658F" w:rsidRDefault="003C3DF2">
      <w:pPr>
        <w:pStyle w:val="NormalWeb"/>
        <w:numPr>
          <w:ilvl w:val="0"/>
          <w:numId w:val="13"/>
        </w:numPr>
        <w:rPr>
          <w:rFonts w:asciiTheme="minorHAnsi" w:hAnsiTheme="minorHAnsi"/>
        </w:rPr>
      </w:pPr>
      <w:r w:rsidRPr="00CF658F">
        <w:rPr>
          <w:rFonts w:asciiTheme="minorHAnsi" w:hAnsiTheme="minorHAnsi"/>
        </w:rPr>
        <w:t>Applies meaningful preprocessing and feature engineering where necessary.</w:t>
      </w:r>
    </w:p>
    <w:p w14:paraId="4433487B" w14:textId="77777777" w:rsidR="003C3DF2" w:rsidRPr="00CF658F" w:rsidRDefault="003C3DF2">
      <w:pPr>
        <w:pStyle w:val="NormalWeb"/>
        <w:numPr>
          <w:ilvl w:val="0"/>
          <w:numId w:val="13"/>
        </w:numPr>
        <w:rPr>
          <w:rFonts w:asciiTheme="minorHAnsi" w:hAnsiTheme="minorHAnsi"/>
        </w:rPr>
      </w:pPr>
      <w:r w:rsidRPr="00CF658F">
        <w:rPr>
          <w:rFonts w:asciiTheme="minorHAnsi" w:hAnsiTheme="minorHAnsi"/>
        </w:rPr>
        <w:t>Clearly documents assumptions and design decisions.</w:t>
      </w:r>
    </w:p>
    <w:p w14:paraId="7E706EB9" w14:textId="77777777" w:rsidR="003C3DF2" w:rsidRDefault="003C3DF2" w:rsidP="003C3DF2">
      <w:pPr>
        <w:pStyle w:val="Heading3"/>
      </w:pPr>
      <w:r>
        <w:lastRenderedPageBreak/>
        <w:t>Instruction Dataset Design (45%)</w:t>
      </w:r>
    </w:p>
    <w:p w14:paraId="3A549975" w14:textId="77777777" w:rsidR="003C3DF2" w:rsidRPr="00CF658F" w:rsidRDefault="003C3DF2">
      <w:pPr>
        <w:pStyle w:val="NormalWeb"/>
        <w:numPr>
          <w:ilvl w:val="0"/>
          <w:numId w:val="14"/>
        </w:numPr>
        <w:rPr>
          <w:rFonts w:asciiTheme="majorHAnsi" w:hAnsiTheme="majorHAnsi"/>
        </w:rPr>
      </w:pPr>
      <w:r w:rsidRPr="00CF658F">
        <w:rPr>
          <w:rFonts w:asciiTheme="majorHAnsi" w:hAnsiTheme="majorHAnsi"/>
        </w:rPr>
        <w:t>Generates high-quality prompt-completion pairs suitable for instruction tuning.</w:t>
      </w:r>
    </w:p>
    <w:p w14:paraId="5A8FE6B5" w14:textId="77777777" w:rsidR="003C3DF2" w:rsidRPr="00CF658F" w:rsidRDefault="003C3DF2">
      <w:pPr>
        <w:pStyle w:val="NormalWeb"/>
        <w:numPr>
          <w:ilvl w:val="0"/>
          <w:numId w:val="14"/>
        </w:numPr>
        <w:rPr>
          <w:rFonts w:asciiTheme="majorHAnsi" w:hAnsiTheme="majorHAnsi"/>
        </w:rPr>
      </w:pPr>
      <w:r w:rsidRPr="00CF658F">
        <w:rPr>
          <w:rFonts w:asciiTheme="majorHAnsi" w:hAnsiTheme="majorHAnsi"/>
        </w:rPr>
        <w:t>Covers multiple lending use cases where appropriate.</w:t>
      </w:r>
    </w:p>
    <w:p w14:paraId="5D929959" w14:textId="77777777" w:rsidR="003C3DF2" w:rsidRPr="00CF658F" w:rsidRDefault="003C3DF2">
      <w:pPr>
        <w:pStyle w:val="NormalWeb"/>
        <w:numPr>
          <w:ilvl w:val="0"/>
          <w:numId w:val="14"/>
        </w:numPr>
        <w:rPr>
          <w:rFonts w:asciiTheme="majorHAnsi" w:hAnsiTheme="majorHAnsi"/>
        </w:rPr>
      </w:pPr>
      <w:r w:rsidRPr="00CF658F">
        <w:rPr>
          <w:rFonts w:asciiTheme="majorHAnsi" w:hAnsiTheme="majorHAnsi"/>
        </w:rPr>
        <w:t>Produces consistent, well-structured training examples.</w:t>
      </w:r>
    </w:p>
    <w:p w14:paraId="5C11E53D" w14:textId="77777777" w:rsidR="003C3DF2" w:rsidRPr="00CF658F" w:rsidRDefault="003C3DF2">
      <w:pPr>
        <w:pStyle w:val="NormalWeb"/>
        <w:numPr>
          <w:ilvl w:val="0"/>
          <w:numId w:val="14"/>
        </w:numPr>
        <w:rPr>
          <w:rFonts w:asciiTheme="majorHAnsi" w:hAnsiTheme="majorHAnsi"/>
        </w:rPr>
      </w:pPr>
      <w:r w:rsidRPr="00CF658F">
        <w:rPr>
          <w:rFonts w:asciiTheme="majorHAnsi" w:hAnsiTheme="majorHAnsi"/>
        </w:rPr>
        <w:t>Demonstrates an understanding of how prompt design influences model behaviour.</w:t>
      </w:r>
    </w:p>
    <w:p w14:paraId="3594434E" w14:textId="77777777" w:rsidR="003C3DF2" w:rsidRDefault="003C3DF2" w:rsidP="003C3DF2">
      <w:pPr>
        <w:pStyle w:val="Heading3"/>
      </w:pPr>
      <w:r>
        <w:t>Dataset Design Decisions (25%)</w:t>
      </w:r>
    </w:p>
    <w:p w14:paraId="13E6E1A1" w14:textId="77777777" w:rsidR="003C3DF2" w:rsidRPr="00CF658F" w:rsidRDefault="003C3DF2">
      <w:pPr>
        <w:pStyle w:val="NormalWeb"/>
        <w:numPr>
          <w:ilvl w:val="0"/>
          <w:numId w:val="15"/>
        </w:numPr>
        <w:rPr>
          <w:rFonts w:asciiTheme="majorHAnsi" w:hAnsiTheme="majorHAnsi"/>
        </w:rPr>
      </w:pPr>
      <w:r w:rsidRPr="00CF658F">
        <w:rPr>
          <w:rFonts w:asciiTheme="majorHAnsi" w:hAnsiTheme="majorHAnsi"/>
        </w:rPr>
        <w:t>Justifies preprocessing choices.</w:t>
      </w:r>
    </w:p>
    <w:p w14:paraId="1B6A8C3F" w14:textId="77777777" w:rsidR="003C3DF2" w:rsidRPr="00CF658F" w:rsidRDefault="003C3DF2">
      <w:pPr>
        <w:pStyle w:val="NormalWeb"/>
        <w:numPr>
          <w:ilvl w:val="0"/>
          <w:numId w:val="15"/>
        </w:numPr>
        <w:rPr>
          <w:rFonts w:asciiTheme="majorHAnsi" w:hAnsiTheme="majorHAnsi"/>
        </w:rPr>
      </w:pPr>
      <w:r w:rsidRPr="00CF658F">
        <w:rPr>
          <w:rFonts w:asciiTheme="majorHAnsi" w:hAnsiTheme="majorHAnsi"/>
        </w:rPr>
        <w:t>Explains prompt generation strategy.</w:t>
      </w:r>
    </w:p>
    <w:p w14:paraId="61930D8C" w14:textId="77777777" w:rsidR="003C3DF2" w:rsidRPr="00CF658F" w:rsidRDefault="003C3DF2">
      <w:pPr>
        <w:pStyle w:val="NormalWeb"/>
        <w:numPr>
          <w:ilvl w:val="0"/>
          <w:numId w:val="15"/>
        </w:numPr>
        <w:rPr>
          <w:rFonts w:asciiTheme="majorHAnsi" w:hAnsiTheme="majorHAnsi"/>
        </w:rPr>
      </w:pPr>
      <w:r w:rsidRPr="00CF658F">
        <w:rPr>
          <w:rFonts w:asciiTheme="majorHAnsi" w:hAnsiTheme="majorHAnsi"/>
        </w:rPr>
        <w:t>Discusses trade-offs and limitations.</w:t>
      </w:r>
    </w:p>
    <w:p w14:paraId="617BAAB2" w14:textId="77777777" w:rsidR="003C3DF2" w:rsidRPr="00CF658F" w:rsidRDefault="003C3DF2">
      <w:pPr>
        <w:pStyle w:val="NormalWeb"/>
        <w:numPr>
          <w:ilvl w:val="0"/>
          <w:numId w:val="15"/>
        </w:numPr>
        <w:rPr>
          <w:rFonts w:asciiTheme="majorHAnsi" w:hAnsiTheme="majorHAnsi"/>
        </w:rPr>
      </w:pPr>
      <w:r w:rsidRPr="00CF658F">
        <w:rPr>
          <w:rFonts w:asciiTheme="majorHAnsi" w:hAnsiTheme="majorHAnsi"/>
        </w:rPr>
        <w:t>Demonstrates thoughtful engineering rather than mechanical data transformation.</w:t>
      </w:r>
    </w:p>
    <w:p w14:paraId="60504BA6" w14:textId="77777777" w:rsidR="003C3DF2" w:rsidRDefault="00877DB1" w:rsidP="003C3DF2">
      <w:ins w:id="26" w:author="Apoorv Jain" w:date="2026-06-26T21:00:00Z" w16du:dateUtc="2026-06-26T15:30:00Z">
        <w:r>
          <w:rPr>
            <w:noProof/>
          </w:rPr>
          <w:pict w14:anchorId="4814EBEA">
            <v:rect id="_x0000_i1029" alt="" style="width:468pt;height:.05pt;mso-width-percent:0;mso-height-percent:0;mso-width-percent:0;mso-height-percent:0" o:hralign="center" o:hrstd="t" o:hr="t" fillcolor="#a0a0a0" stroked="f"/>
          </w:pict>
        </w:r>
      </w:ins>
    </w:p>
    <w:p w14:paraId="0373091C" w14:textId="77777777" w:rsidR="003C3DF2" w:rsidRDefault="003C3DF2" w:rsidP="003C3DF2">
      <w:pPr>
        <w:pStyle w:val="Heading2"/>
      </w:pPr>
      <w:r>
        <w:t>2. SLM Fine-Tuning Implementation (30%)</w:t>
      </w:r>
    </w:p>
    <w:p w14:paraId="6F311690" w14:textId="77777777" w:rsidR="003C3DF2" w:rsidRPr="00CF658F" w:rsidRDefault="003C3DF2" w:rsidP="003C3DF2">
      <w:pPr>
        <w:pStyle w:val="NormalWeb"/>
        <w:rPr>
          <w:rFonts w:asciiTheme="majorHAnsi" w:hAnsiTheme="majorHAnsi"/>
        </w:rPr>
      </w:pPr>
      <w:r w:rsidRPr="00CF658F">
        <w:rPr>
          <w:rFonts w:asciiTheme="majorHAnsi" w:hAnsiTheme="majorHAnsi"/>
        </w:rPr>
        <w:t>Evaluates the participant's ability to effectively adapt a Small Language Model for the lending domain.</w:t>
      </w:r>
    </w:p>
    <w:p w14:paraId="493B96A3" w14:textId="77777777" w:rsidR="003C3DF2" w:rsidRDefault="003C3DF2" w:rsidP="003C3DF2">
      <w:pPr>
        <w:pStyle w:val="Heading3"/>
      </w:pPr>
      <w:r>
        <w:t>Model Selection &amp; Technical Justification (25%)</w:t>
      </w:r>
    </w:p>
    <w:p w14:paraId="0E0EBC84" w14:textId="77777777" w:rsidR="003C3DF2" w:rsidRPr="00CF658F" w:rsidRDefault="003C3DF2">
      <w:pPr>
        <w:pStyle w:val="NormalWeb"/>
        <w:numPr>
          <w:ilvl w:val="0"/>
          <w:numId w:val="16"/>
        </w:numPr>
        <w:rPr>
          <w:rFonts w:asciiTheme="majorHAnsi" w:hAnsiTheme="majorHAnsi"/>
        </w:rPr>
      </w:pPr>
      <w:r w:rsidRPr="00CF658F">
        <w:rPr>
          <w:rFonts w:asciiTheme="majorHAnsi" w:hAnsiTheme="majorHAnsi"/>
        </w:rPr>
        <w:t>Selects an appropriate Small Language Model for the given constraints.</w:t>
      </w:r>
    </w:p>
    <w:p w14:paraId="6662CA80" w14:textId="77777777" w:rsidR="003C3DF2" w:rsidRPr="00CF658F" w:rsidRDefault="003C3DF2">
      <w:pPr>
        <w:pStyle w:val="NormalWeb"/>
        <w:numPr>
          <w:ilvl w:val="0"/>
          <w:numId w:val="16"/>
        </w:numPr>
        <w:rPr>
          <w:rFonts w:asciiTheme="majorHAnsi" w:hAnsiTheme="majorHAnsi"/>
        </w:rPr>
      </w:pPr>
      <w:r w:rsidRPr="00CF658F">
        <w:rPr>
          <w:rFonts w:asciiTheme="majorHAnsi" w:hAnsiTheme="majorHAnsi"/>
        </w:rPr>
        <w:t>Justifies architectural and tooling choices.</w:t>
      </w:r>
    </w:p>
    <w:p w14:paraId="76FF7354" w14:textId="77777777" w:rsidR="003C3DF2" w:rsidRPr="00CF658F" w:rsidRDefault="003C3DF2">
      <w:pPr>
        <w:pStyle w:val="NormalWeb"/>
        <w:numPr>
          <w:ilvl w:val="0"/>
          <w:numId w:val="16"/>
        </w:numPr>
        <w:rPr>
          <w:rFonts w:asciiTheme="majorHAnsi" w:hAnsiTheme="majorHAnsi"/>
        </w:rPr>
      </w:pPr>
      <w:r w:rsidRPr="00CF658F">
        <w:rPr>
          <w:rFonts w:asciiTheme="majorHAnsi" w:hAnsiTheme="majorHAnsi"/>
        </w:rPr>
        <w:t>Demonstrates awareness of hardware limitations and trade-offs.</w:t>
      </w:r>
    </w:p>
    <w:p w14:paraId="40F84DC2" w14:textId="77777777" w:rsidR="003C3DF2" w:rsidRPr="00CF658F" w:rsidRDefault="003C3DF2" w:rsidP="003C3DF2">
      <w:pPr>
        <w:pStyle w:val="Heading3"/>
        <w:rPr>
          <w:rFonts w:asciiTheme="majorHAnsi" w:hAnsiTheme="majorHAnsi"/>
        </w:rPr>
      </w:pPr>
      <w:r w:rsidRPr="00CF658F">
        <w:rPr>
          <w:rFonts w:asciiTheme="majorHAnsi" w:hAnsiTheme="majorHAnsi"/>
        </w:rPr>
        <w:t>Fine-Tuning Strategy (45%)</w:t>
      </w:r>
    </w:p>
    <w:p w14:paraId="10CBE911" w14:textId="77777777" w:rsidR="003C3DF2" w:rsidRPr="00CF658F" w:rsidRDefault="003C3DF2">
      <w:pPr>
        <w:pStyle w:val="NormalWeb"/>
        <w:numPr>
          <w:ilvl w:val="0"/>
          <w:numId w:val="17"/>
        </w:numPr>
        <w:rPr>
          <w:rFonts w:asciiTheme="majorHAnsi" w:hAnsiTheme="majorHAnsi"/>
        </w:rPr>
      </w:pPr>
      <w:r w:rsidRPr="00CF658F">
        <w:rPr>
          <w:rFonts w:asciiTheme="majorHAnsi" w:hAnsiTheme="majorHAnsi"/>
        </w:rPr>
        <w:t>Configures and executes an effective parameter-efficient fine-tuning approach.</w:t>
      </w:r>
    </w:p>
    <w:p w14:paraId="79B8DFA1" w14:textId="77777777" w:rsidR="003C3DF2" w:rsidRPr="00CF658F" w:rsidRDefault="003C3DF2">
      <w:pPr>
        <w:pStyle w:val="NormalWeb"/>
        <w:numPr>
          <w:ilvl w:val="0"/>
          <w:numId w:val="17"/>
        </w:numPr>
        <w:rPr>
          <w:rFonts w:asciiTheme="majorHAnsi" w:hAnsiTheme="majorHAnsi"/>
        </w:rPr>
      </w:pPr>
      <w:r w:rsidRPr="00CF658F">
        <w:rPr>
          <w:rFonts w:asciiTheme="majorHAnsi" w:hAnsiTheme="majorHAnsi"/>
        </w:rPr>
        <w:t>Demonstrates stable and reproducible training.</w:t>
      </w:r>
    </w:p>
    <w:p w14:paraId="44681501" w14:textId="77777777" w:rsidR="003C3DF2" w:rsidRPr="00CF658F" w:rsidRDefault="003C3DF2">
      <w:pPr>
        <w:pStyle w:val="NormalWeb"/>
        <w:numPr>
          <w:ilvl w:val="0"/>
          <w:numId w:val="17"/>
        </w:numPr>
        <w:rPr>
          <w:rFonts w:asciiTheme="majorHAnsi" w:hAnsiTheme="majorHAnsi"/>
        </w:rPr>
      </w:pPr>
      <w:r w:rsidRPr="00CF658F">
        <w:rPr>
          <w:rFonts w:asciiTheme="majorHAnsi" w:hAnsiTheme="majorHAnsi"/>
        </w:rPr>
        <w:t>Makes appropriate hyperparameter choices and explains the rationale behind them.</w:t>
      </w:r>
    </w:p>
    <w:p w14:paraId="67FAA865" w14:textId="77777777" w:rsidR="003C3DF2" w:rsidRPr="00CF658F" w:rsidRDefault="003C3DF2" w:rsidP="003C3DF2">
      <w:pPr>
        <w:pStyle w:val="Heading3"/>
        <w:rPr>
          <w:rFonts w:asciiTheme="majorHAnsi" w:hAnsiTheme="majorHAnsi"/>
        </w:rPr>
      </w:pPr>
      <w:r w:rsidRPr="00CF658F">
        <w:rPr>
          <w:rFonts w:asciiTheme="majorHAnsi" w:hAnsiTheme="majorHAnsi"/>
        </w:rPr>
        <w:t>Engineering Execution (30%)</w:t>
      </w:r>
    </w:p>
    <w:p w14:paraId="161B0D26" w14:textId="77777777" w:rsidR="003C3DF2" w:rsidRPr="00CF658F" w:rsidRDefault="003C3DF2">
      <w:pPr>
        <w:pStyle w:val="NormalWeb"/>
        <w:numPr>
          <w:ilvl w:val="0"/>
          <w:numId w:val="18"/>
        </w:numPr>
        <w:rPr>
          <w:rFonts w:asciiTheme="majorHAnsi" w:hAnsiTheme="majorHAnsi"/>
        </w:rPr>
      </w:pPr>
      <w:r w:rsidRPr="00CF658F">
        <w:rPr>
          <w:rFonts w:asciiTheme="majorHAnsi" w:hAnsiTheme="majorHAnsi"/>
        </w:rPr>
        <w:t>Implements a well-organized and maintainable solution.</w:t>
      </w:r>
    </w:p>
    <w:p w14:paraId="26D43835" w14:textId="77777777" w:rsidR="003C3DF2" w:rsidRPr="00CF658F" w:rsidRDefault="003C3DF2">
      <w:pPr>
        <w:pStyle w:val="NormalWeb"/>
        <w:numPr>
          <w:ilvl w:val="0"/>
          <w:numId w:val="18"/>
        </w:numPr>
        <w:rPr>
          <w:rFonts w:asciiTheme="majorHAnsi" w:hAnsiTheme="majorHAnsi"/>
        </w:rPr>
      </w:pPr>
      <w:r w:rsidRPr="00CF658F">
        <w:rPr>
          <w:rFonts w:asciiTheme="majorHAnsi" w:hAnsiTheme="majorHAnsi"/>
        </w:rPr>
        <w:t>Demonstrates good experimentation practices.</w:t>
      </w:r>
    </w:p>
    <w:p w14:paraId="367D1515" w14:textId="77777777" w:rsidR="003C3DF2" w:rsidRPr="00CF658F" w:rsidRDefault="003C3DF2">
      <w:pPr>
        <w:pStyle w:val="NormalWeb"/>
        <w:numPr>
          <w:ilvl w:val="0"/>
          <w:numId w:val="18"/>
        </w:numPr>
        <w:rPr>
          <w:rFonts w:asciiTheme="majorHAnsi" w:hAnsiTheme="majorHAnsi"/>
        </w:rPr>
      </w:pPr>
      <w:r w:rsidRPr="00CF658F">
        <w:rPr>
          <w:rFonts w:asciiTheme="majorHAnsi" w:hAnsiTheme="majorHAnsi"/>
        </w:rPr>
        <w:t>Clearly communicates the implementation approach and key decisions.</w:t>
      </w:r>
    </w:p>
    <w:p w14:paraId="779E9992" w14:textId="77777777" w:rsidR="003C3DF2" w:rsidRPr="00CF658F" w:rsidRDefault="00877DB1" w:rsidP="003C3DF2">
      <w:pPr>
        <w:rPr>
          <w:rFonts w:asciiTheme="majorHAnsi" w:hAnsiTheme="majorHAnsi"/>
        </w:rPr>
      </w:pPr>
      <w:ins w:id="27" w:author="Apoorv Jain" w:date="2026-06-26T21:00:00Z" w16du:dateUtc="2026-06-26T15:30:00Z">
        <w:r w:rsidRPr="00877DB1">
          <w:rPr>
            <w:rFonts w:asciiTheme="majorHAnsi" w:hAnsiTheme="majorHAnsi"/>
            <w:noProof/>
          </w:rPr>
          <w:pict w14:anchorId="445305BB">
            <v:rect id="_x0000_i1028" alt="" style="width:468pt;height:.05pt;mso-width-percent:0;mso-height-percent:0;mso-width-percent:0;mso-height-percent:0" o:hralign="center" o:hrstd="t" o:hr="t" fillcolor="#a0a0a0" stroked="f"/>
          </w:pict>
        </w:r>
      </w:ins>
    </w:p>
    <w:p w14:paraId="1A76792B" w14:textId="77777777" w:rsidR="003C3DF2" w:rsidRPr="00CF658F" w:rsidRDefault="003C3DF2" w:rsidP="003C3DF2">
      <w:pPr>
        <w:pStyle w:val="Heading2"/>
      </w:pPr>
      <w:r w:rsidRPr="00CF658F">
        <w:lastRenderedPageBreak/>
        <w:t>3. Evaluation &amp; Business Impact (35%)</w:t>
      </w:r>
    </w:p>
    <w:p w14:paraId="4E131527" w14:textId="77777777" w:rsidR="003C3DF2" w:rsidRPr="00CF658F" w:rsidRDefault="003C3DF2" w:rsidP="003C3DF2">
      <w:pPr>
        <w:pStyle w:val="NormalWeb"/>
        <w:rPr>
          <w:rFonts w:asciiTheme="majorHAnsi" w:hAnsiTheme="majorHAnsi"/>
        </w:rPr>
      </w:pPr>
      <w:r w:rsidRPr="00CF658F">
        <w:rPr>
          <w:rFonts w:asciiTheme="majorHAnsi" w:hAnsiTheme="majorHAnsi"/>
        </w:rPr>
        <w:t>Evaluates the quality of the evaluation methodology and the participant's ability to demonstrate measurable improvement.</w:t>
      </w:r>
    </w:p>
    <w:p w14:paraId="4D1F4B4A" w14:textId="77777777" w:rsidR="003C3DF2" w:rsidRPr="00CF658F" w:rsidRDefault="003C3DF2" w:rsidP="003C3DF2">
      <w:pPr>
        <w:pStyle w:val="Heading3"/>
        <w:rPr>
          <w:rFonts w:asciiTheme="majorHAnsi" w:hAnsiTheme="majorHAnsi"/>
        </w:rPr>
      </w:pPr>
      <w:r w:rsidRPr="00CF658F">
        <w:rPr>
          <w:rFonts w:asciiTheme="majorHAnsi" w:hAnsiTheme="majorHAnsi"/>
        </w:rPr>
        <w:t>Evaluation Methodology (30%)</w:t>
      </w:r>
    </w:p>
    <w:p w14:paraId="449832B8" w14:textId="77777777" w:rsidR="003C3DF2" w:rsidRPr="00CF658F" w:rsidRDefault="003C3DF2">
      <w:pPr>
        <w:pStyle w:val="NormalWeb"/>
        <w:numPr>
          <w:ilvl w:val="0"/>
          <w:numId w:val="19"/>
        </w:numPr>
        <w:rPr>
          <w:rFonts w:asciiTheme="majorHAnsi" w:hAnsiTheme="majorHAnsi"/>
        </w:rPr>
      </w:pPr>
      <w:r w:rsidRPr="00CF658F">
        <w:rPr>
          <w:rFonts w:asciiTheme="majorHAnsi" w:hAnsiTheme="majorHAnsi"/>
        </w:rPr>
        <w:t>Designs an evaluation strategy appropriate for the tasks being solved.</w:t>
      </w:r>
    </w:p>
    <w:p w14:paraId="1DDE98B5" w14:textId="77777777" w:rsidR="003C3DF2" w:rsidRPr="00CF658F" w:rsidRDefault="003C3DF2">
      <w:pPr>
        <w:pStyle w:val="NormalWeb"/>
        <w:numPr>
          <w:ilvl w:val="0"/>
          <w:numId w:val="19"/>
        </w:numPr>
        <w:rPr>
          <w:rFonts w:asciiTheme="majorHAnsi" w:hAnsiTheme="majorHAnsi"/>
        </w:rPr>
      </w:pPr>
      <w:r w:rsidRPr="00CF658F">
        <w:rPr>
          <w:rFonts w:asciiTheme="majorHAnsi" w:hAnsiTheme="majorHAnsi"/>
        </w:rPr>
        <w:t>Selects meaningful evaluation techniques and justifies why they are suitable.</w:t>
      </w:r>
    </w:p>
    <w:p w14:paraId="7F9525C0" w14:textId="77777777" w:rsidR="003C3DF2" w:rsidRPr="00CF658F" w:rsidRDefault="003C3DF2">
      <w:pPr>
        <w:pStyle w:val="NormalWeb"/>
        <w:numPr>
          <w:ilvl w:val="0"/>
          <w:numId w:val="19"/>
        </w:numPr>
        <w:rPr>
          <w:rFonts w:asciiTheme="majorHAnsi" w:hAnsiTheme="majorHAnsi"/>
        </w:rPr>
      </w:pPr>
      <w:r w:rsidRPr="00CF658F">
        <w:rPr>
          <w:rFonts w:asciiTheme="majorHAnsi" w:hAnsiTheme="majorHAnsi"/>
        </w:rPr>
        <w:t>Demonstrates an understanding of the strengths and limitations of the chosen approach.</w:t>
      </w:r>
    </w:p>
    <w:p w14:paraId="17D63A54" w14:textId="77777777" w:rsidR="003C3DF2" w:rsidRPr="00CF658F" w:rsidRDefault="003C3DF2" w:rsidP="003C3DF2">
      <w:pPr>
        <w:pStyle w:val="Heading3"/>
        <w:rPr>
          <w:rFonts w:asciiTheme="majorHAnsi" w:hAnsiTheme="majorHAnsi"/>
        </w:rPr>
      </w:pPr>
      <w:r w:rsidRPr="00CF658F">
        <w:rPr>
          <w:rFonts w:asciiTheme="majorHAnsi" w:hAnsiTheme="majorHAnsi"/>
        </w:rPr>
        <w:t>Demonstrated Improvement (40%)</w:t>
      </w:r>
    </w:p>
    <w:p w14:paraId="10885A7F" w14:textId="77777777" w:rsidR="003C3DF2" w:rsidRPr="00CF658F" w:rsidRDefault="003C3DF2">
      <w:pPr>
        <w:pStyle w:val="NormalWeb"/>
        <w:numPr>
          <w:ilvl w:val="0"/>
          <w:numId w:val="20"/>
        </w:numPr>
        <w:rPr>
          <w:rFonts w:asciiTheme="majorHAnsi" w:hAnsiTheme="majorHAnsi"/>
        </w:rPr>
      </w:pPr>
      <w:r w:rsidRPr="00CF658F">
        <w:rPr>
          <w:rFonts w:asciiTheme="majorHAnsi" w:hAnsiTheme="majorHAnsi"/>
        </w:rPr>
        <w:t>Clearly compares the fine-tuned model with the baseline model.</w:t>
      </w:r>
    </w:p>
    <w:p w14:paraId="77D1077D" w14:textId="77777777" w:rsidR="003C3DF2" w:rsidRPr="00CF658F" w:rsidRDefault="003C3DF2">
      <w:pPr>
        <w:pStyle w:val="NormalWeb"/>
        <w:numPr>
          <w:ilvl w:val="0"/>
          <w:numId w:val="20"/>
        </w:numPr>
        <w:rPr>
          <w:rFonts w:asciiTheme="majorHAnsi" w:hAnsiTheme="majorHAnsi"/>
        </w:rPr>
      </w:pPr>
      <w:r w:rsidRPr="00CF658F">
        <w:rPr>
          <w:rFonts w:asciiTheme="majorHAnsi" w:hAnsiTheme="majorHAnsi"/>
        </w:rPr>
        <w:t>Discusses both successful outcomes and observed limitations.</w:t>
      </w:r>
    </w:p>
    <w:p w14:paraId="29193382" w14:textId="77777777" w:rsidR="003C3DF2" w:rsidRPr="00CF658F" w:rsidRDefault="003C3DF2" w:rsidP="003C3DF2">
      <w:pPr>
        <w:pStyle w:val="Heading3"/>
        <w:rPr>
          <w:rFonts w:asciiTheme="majorHAnsi" w:hAnsiTheme="majorHAnsi"/>
        </w:rPr>
      </w:pPr>
      <w:r w:rsidRPr="00CF658F">
        <w:rPr>
          <w:rFonts w:asciiTheme="majorHAnsi" w:hAnsiTheme="majorHAnsi"/>
        </w:rPr>
        <w:t>Lending Domain Understanding (30%)</w:t>
      </w:r>
    </w:p>
    <w:p w14:paraId="46D9C7AF" w14:textId="77777777" w:rsidR="003C3DF2" w:rsidRPr="00CF658F" w:rsidRDefault="003C3DF2">
      <w:pPr>
        <w:pStyle w:val="NormalWeb"/>
        <w:numPr>
          <w:ilvl w:val="0"/>
          <w:numId w:val="21"/>
        </w:numPr>
        <w:rPr>
          <w:rFonts w:asciiTheme="majorHAnsi" w:hAnsiTheme="majorHAnsi"/>
        </w:rPr>
      </w:pPr>
      <w:r w:rsidRPr="00CF658F">
        <w:rPr>
          <w:rFonts w:asciiTheme="majorHAnsi" w:hAnsiTheme="majorHAnsi"/>
        </w:rPr>
        <w:t>Produces technically sound lending recommendations.</w:t>
      </w:r>
    </w:p>
    <w:p w14:paraId="293960F6" w14:textId="77777777" w:rsidR="003C3DF2" w:rsidRPr="00CF658F" w:rsidRDefault="003C3DF2">
      <w:pPr>
        <w:pStyle w:val="NormalWeb"/>
        <w:numPr>
          <w:ilvl w:val="0"/>
          <w:numId w:val="21"/>
        </w:numPr>
        <w:rPr>
          <w:rFonts w:asciiTheme="majorHAnsi" w:hAnsiTheme="majorHAnsi"/>
        </w:rPr>
      </w:pPr>
      <w:r w:rsidRPr="00CF658F">
        <w:rPr>
          <w:rFonts w:asciiTheme="majorHAnsi" w:hAnsiTheme="majorHAnsi"/>
        </w:rPr>
        <w:t>Minimizes hallucinations and unsupported conclusions.</w:t>
      </w:r>
    </w:p>
    <w:p w14:paraId="194998C8" w14:textId="77777777" w:rsidR="003C3DF2" w:rsidRPr="00CF658F" w:rsidRDefault="003C3DF2">
      <w:pPr>
        <w:pStyle w:val="NormalWeb"/>
        <w:numPr>
          <w:ilvl w:val="0"/>
          <w:numId w:val="21"/>
        </w:numPr>
        <w:rPr>
          <w:rFonts w:asciiTheme="majorHAnsi" w:hAnsiTheme="majorHAnsi"/>
        </w:rPr>
      </w:pPr>
      <w:r w:rsidRPr="00CF658F">
        <w:rPr>
          <w:rFonts w:asciiTheme="majorHAnsi" w:hAnsiTheme="majorHAnsi"/>
        </w:rPr>
        <w:t>Explains business relevance and practical applicability of the solution.</w:t>
      </w:r>
    </w:p>
    <w:p w14:paraId="3776FB36" w14:textId="77777777" w:rsidR="003C3DF2" w:rsidRPr="00CF658F" w:rsidRDefault="00877DB1" w:rsidP="003C3DF2">
      <w:pPr>
        <w:rPr>
          <w:rFonts w:asciiTheme="majorHAnsi" w:hAnsiTheme="majorHAnsi"/>
        </w:rPr>
      </w:pPr>
      <w:ins w:id="28" w:author="Apoorv Jain" w:date="2026-06-26T21:00:00Z" w16du:dateUtc="2026-06-26T15:30:00Z">
        <w:r w:rsidRPr="00877DB1">
          <w:rPr>
            <w:rFonts w:asciiTheme="majorHAnsi" w:hAnsiTheme="majorHAnsi"/>
            <w:noProof/>
          </w:rPr>
          <w:pict w14:anchorId="48283530">
            <v:rect id="_x0000_i1027" alt="" style="width:468pt;height:.05pt;mso-width-percent:0;mso-height-percent:0;mso-width-percent:0;mso-height-percent:0" o:hralign="center" o:hrstd="t" o:hr="t" fillcolor="#a0a0a0" stroked="f"/>
          </w:pict>
        </w:r>
      </w:ins>
    </w:p>
    <w:p w14:paraId="6A901630" w14:textId="77777777" w:rsidR="003C3DF2" w:rsidRPr="00CF658F" w:rsidRDefault="003C3DF2" w:rsidP="003C3DF2">
      <w:pPr>
        <w:pStyle w:val="Heading2"/>
      </w:pPr>
      <w:r w:rsidRPr="00CF658F">
        <w:t>4. Innovation &amp; Technical Depth (5%)</w:t>
      </w:r>
    </w:p>
    <w:p w14:paraId="34B02BE5" w14:textId="77777777" w:rsidR="003C3DF2" w:rsidRPr="00CF658F" w:rsidRDefault="003C3DF2" w:rsidP="003C3DF2">
      <w:pPr>
        <w:pStyle w:val="NormalWeb"/>
        <w:rPr>
          <w:rFonts w:asciiTheme="majorHAnsi" w:hAnsiTheme="majorHAnsi"/>
        </w:rPr>
      </w:pPr>
      <w:r w:rsidRPr="00CF658F">
        <w:rPr>
          <w:rFonts w:asciiTheme="majorHAnsi" w:hAnsiTheme="majorHAnsi"/>
        </w:rPr>
        <w:t>Recognizes participants who go beyond the baseline implementation.</w:t>
      </w:r>
    </w:p>
    <w:p w14:paraId="6590BEB7" w14:textId="77777777" w:rsidR="003C3DF2" w:rsidRPr="00CF658F" w:rsidRDefault="003C3DF2" w:rsidP="003C3DF2">
      <w:pPr>
        <w:pStyle w:val="NormalWeb"/>
        <w:rPr>
          <w:rFonts w:asciiTheme="majorHAnsi" w:hAnsiTheme="majorHAnsi"/>
        </w:rPr>
      </w:pPr>
      <w:r w:rsidRPr="00CF658F">
        <w:rPr>
          <w:rFonts w:asciiTheme="majorHAnsi" w:hAnsiTheme="majorHAnsi"/>
        </w:rPr>
        <w:t>Examples may include:</w:t>
      </w:r>
    </w:p>
    <w:p w14:paraId="7CF15A1A" w14:textId="77777777" w:rsidR="003C3DF2" w:rsidRPr="00CF658F" w:rsidRDefault="003C3DF2">
      <w:pPr>
        <w:pStyle w:val="NormalWeb"/>
        <w:numPr>
          <w:ilvl w:val="0"/>
          <w:numId w:val="22"/>
        </w:numPr>
        <w:rPr>
          <w:rFonts w:asciiTheme="majorHAnsi" w:hAnsiTheme="majorHAnsi"/>
        </w:rPr>
      </w:pPr>
      <w:r w:rsidRPr="00CF658F">
        <w:rPr>
          <w:rFonts w:asciiTheme="majorHAnsi" w:hAnsiTheme="majorHAnsi"/>
        </w:rPr>
        <w:t>Creative prompt engineering strategies</w:t>
      </w:r>
    </w:p>
    <w:p w14:paraId="521A9FAA" w14:textId="77777777" w:rsidR="003C3DF2" w:rsidRPr="00CF658F" w:rsidRDefault="003C3DF2">
      <w:pPr>
        <w:pStyle w:val="NormalWeb"/>
        <w:numPr>
          <w:ilvl w:val="0"/>
          <w:numId w:val="22"/>
        </w:numPr>
        <w:rPr>
          <w:rFonts w:asciiTheme="majorHAnsi" w:hAnsiTheme="majorHAnsi"/>
        </w:rPr>
      </w:pPr>
      <w:r w:rsidRPr="00CF658F">
        <w:rPr>
          <w:rFonts w:asciiTheme="majorHAnsi" w:hAnsiTheme="majorHAnsi"/>
        </w:rPr>
        <w:t>Novel evaluation techniques</w:t>
      </w:r>
    </w:p>
    <w:p w14:paraId="626C1F23" w14:textId="77777777" w:rsidR="003C3DF2" w:rsidRPr="00CF658F" w:rsidRDefault="003C3DF2">
      <w:pPr>
        <w:pStyle w:val="NormalWeb"/>
        <w:numPr>
          <w:ilvl w:val="0"/>
          <w:numId w:val="22"/>
        </w:numPr>
        <w:rPr>
          <w:rFonts w:asciiTheme="majorHAnsi" w:hAnsiTheme="majorHAnsi"/>
        </w:rPr>
      </w:pPr>
      <w:r w:rsidRPr="00CF658F">
        <w:rPr>
          <w:rFonts w:asciiTheme="majorHAnsi" w:hAnsiTheme="majorHAnsi"/>
        </w:rPr>
        <w:t>Improved data preparation approaches</w:t>
      </w:r>
    </w:p>
    <w:p w14:paraId="68F36E82" w14:textId="77777777" w:rsidR="003C3DF2" w:rsidRPr="00CF658F" w:rsidRDefault="003C3DF2">
      <w:pPr>
        <w:pStyle w:val="NormalWeb"/>
        <w:numPr>
          <w:ilvl w:val="0"/>
          <w:numId w:val="22"/>
        </w:numPr>
        <w:rPr>
          <w:rFonts w:asciiTheme="majorHAnsi" w:hAnsiTheme="majorHAnsi"/>
        </w:rPr>
      </w:pPr>
      <w:r w:rsidRPr="00CF658F">
        <w:rPr>
          <w:rFonts w:asciiTheme="majorHAnsi" w:hAnsiTheme="majorHAnsi"/>
        </w:rPr>
        <w:t>Efficient fine-tuning workflows</w:t>
      </w:r>
    </w:p>
    <w:p w14:paraId="5DE36789" w14:textId="77777777" w:rsidR="003C3DF2" w:rsidRPr="00CF658F" w:rsidRDefault="003C3DF2">
      <w:pPr>
        <w:pStyle w:val="NormalWeb"/>
        <w:numPr>
          <w:ilvl w:val="0"/>
          <w:numId w:val="22"/>
        </w:numPr>
        <w:rPr>
          <w:rFonts w:asciiTheme="majorHAnsi" w:hAnsiTheme="majorHAnsi"/>
        </w:rPr>
      </w:pPr>
      <w:r w:rsidRPr="00CF658F">
        <w:rPr>
          <w:rFonts w:asciiTheme="majorHAnsi" w:hAnsiTheme="majorHAnsi"/>
        </w:rPr>
        <w:t>Additional lending capabilities beyond the minimum requirements</w:t>
      </w:r>
    </w:p>
    <w:p w14:paraId="7807EBB3" w14:textId="77777777" w:rsidR="003C3DF2" w:rsidRPr="00CF658F" w:rsidRDefault="00877DB1" w:rsidP="003C3DF2">
      <w:pPr>
        <w:rPr>
          <w:rFonts w:asciiTheme="majorHAnsi" w:hAnsiTheme="majorHAnsi"/>
        </w:rPr>
      </w:pPr>
      <w:ins w:id="29" w:author="Apoorv Jain" w:date="2026-06-26T21:00:00Z" w16du:dateUtc="2026-06-26T15:30:00Z">
        <w:r w:rsidRPr="00877DB1">
          <w:rPr>
            <w:rFonts w:asciiTheme="majorHAnsi" w:hAnsiTheme="majorHAnsi"/>
            <w:noProof/>
          </w:rPr>
          <w:pict w14:anchorId="5F93F3A6">
            <v:rect id="_x0000_i1026" alt="" style="width:468pt;height:.05pt;mso-width-percent:0;mso-height-percent:0;mso-width-percent:0;mso-height-percent:0" o:hralign="center" o:hrstd="t" o:hr="t" fillcolor="#a0a0a0" stroked="f"/>
          </w:pict>
        </w:r>
      </w:ins>
    </w:p>
    <w:p w14:paraId="62EA38AC" w14:textId="77777777" w:rsidR="003C3DF2" w:rsidRPr="00CF658F" w:rsidRDefault="003C3DF2" w:rsidP="003C3DF2">
      <w:pPr>
        <w:pStyle w:val="Heading1"/>
      </w:pPr>
      <w:r w:rsidRPr="00CF658F">
        <w:t>Overall Judging Philosophy</w:t>
      </w:r>
    </w:p>
    <w:p w14:paraId="4E8D080F" w14:textId="77777777" w:rsidR="003C3DF2" w:rsidRPr="00CF658F" w:rsidRDefault="003C3DF2" w:rsidP="003C3DF2">
      <w:pPr>
        <w:pStyle w:val="NormalWeb"/>
        <w:rPr>
          <w:rFonts w:asciiTheme="majorHAnsi" w:hAnsiTheme="majorHAnsi"/>
        </w:rPr>
      </w:pPr>
      <w:r w:rsidRPr="00CF658F">
        <w:rPr>
          <w:rFonts w:asciiTheme="majorHAnsi" w:hAnsiTheme="majorHAnsi"/>
        </w:rPr>
        <w:t>Participants are evaluated not only on the final model performance, but also on the quality of their engineering decisions, technical reasoning, experimental methodology, and ability to justify the choices made throughout the solution.</w:t>
      </w:r>
    </w:p>
    <w:p w14:paraId="55516185" w14:textId="7B11E936" w:rsidR="00CF658F" w:rsidRPr="00CF658F" w:rsidRDefault="00877DB1" w:rsidP="0019662B">
      <w:pPr>
        <w:rPr>
          <w:rFonts w:asciiTheme="majorHAnsi" w:hAnsiTheme="majorHAnsi"/>
        </w:rPr>
      </w:pPr>
      <w:bookmarkStart w:id="30" w:name="innovation-stretch-goals-5"/>
      <w:bookmarkStart w:id="31" w:name="creative-extensions-50"/>
      <w:r w:rsidRPr="00877DB1">
        <w:rPr>
          <w:rFonts w:asciiTheme="majorHAnsi" w:hAnsiTheme="majorHAnsi"/>
          <w:noProof/>
        </w:rPr>
        <w:lastRenderedPageBreak/>
        <w:pict w14:anchorId="192AD01E">
          <v:rect id="_x0000_i1025" alt="" style="width:468pt;height:.05pt;mso-width-percent:0;mso-height-percent:0;mso-width-percent:0;mso-height-percent:0" o:hralign="center" o:hrstd="t" o:hr="t"/>
        </w:pict>
      </w:r>
      <w:bookmarkEnd w:id="25"/>
      <w:bookmarkEnd w:id="30"/>
      <w:bookmarkEnd w:id="31"/>
    </w:p>
    <w:p w14:paraId="1033FDCB" w14:textId="77777777" w:rsidR="00CF658F" w:rsidRPr="00CF658F" w:rsidRDefault="00CF658F" w:rsidP="00CF658F">
      <w:pPr>
        <w:pStyle w:val="Heading1"/>
      </w:pPr>
      <w:r w:rsidRPr="00CF658F">
        <w:t>Solution Submission Guidelines</w:t>
      </w:r>
    </w:p>
    <w:p w14:paraId="359C0F44" w14:textId="77777777" w:rsidR="00CF658F" w:rsidRPr="00CF658F" w:rsidRDefault="00CF658F" w:rsidP="00CF658F">
      <w:pPr>
        <w:pStyle w:val="NormalWeb"/>
        <w:rPr>
          <w:rFonts w:asciiTheme="majorHAnsi" w:hAnsiTheme="majorHAnsi"/>
        </w:rPr>
      </w:pPr>
      <w:r w:rsidRPr="00CF658F">
        <w:rPr>
          <w:rFonts w:asciiTheme="majorHAnsi" w:hAnsiTheme="majorHAnsi"/>
        </w:rPr>
        <w:t>Participants must submit their solution as a GitHub repository.</w:t>
      </w:r>
    </w:p>
    <w:p w14:paraId="3F027839" w14:textId="77777777" w:rsidR="00CF658F" w:rsidRPr="00CF658F" w:rsidRDefault="00CF658F" w:rsidP="00CF658F">
      <w:pPr>
        <w:pStyle w:val="Heading3"/>
        <w:rPr>
          <w:rFonts w:asciiTheme="majorHAnsi" w:hAnsiTheme="majorHAnsi"/>
        </w:rPr>
      </w:pPr>
      <w:r w:rsidRPr="00CF658F">
        <w:rPr>
          <w:rFonts w:asciiTheme="majorHAnsi" w:hAnsiTheme="majorHAnsi"/>
        </w:rPr>
        <w:t>Repository Requirements</w:t>
      </w:r>
    </w:p>
    <w:p w14:paraId="5CCAF859" w14:textId="77777777" w:rsidR="00CF658F" w:rsidRPr="00CF658F" w:rsidRDefault="00CF658F" w:rsidP="00CF658F">
      <w:pPr>
        <w:pStyle w:val="NormalWeb"/>
        <w:rPr>
          <w:rFonts w:asciiTheme="majorHAnsi" w:hAnsiTheme="majorHAnsi"/>
        </w:rPr>
      </w:pPr>
      <w:r w:rsidRPr="00CF658F">
        <w:rPr>
          <w:rFonts w:asciiTheme="majorHAnsi" w:hAnsiTheme="majorHAnsi"/>
        </w:rPr>
        <w:t>The repository should contain all artifacts required to reproduce the solution, including:</w:t>
      </w:r>
    </w:p>
    <w:p w14:paraId="71A65FC5"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Source code and notebooks</w:t>
      </w:r>
    </w:p>
    <w:p w14:paraId="16B508EC"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Training and evaluation scripts</w:t>
      </w:r>
    </w:p>
    <w:p w14:paraId="3A23FF0E"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Prompt generation pipeline</w:t>
      </w:r>
    </w:p>
    <w:p w14:paraId="11FC9434"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Configuration files</w:t>
      </w:r>
    </w:p>
    <w:p w14:paraId="21CE59BF"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Documentation</w:t>
      </w:r>
    </w:p>
    <w:p w14:paraId="0455B979"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 xml:space="preserve">Dependency definitions (for example, </w:t>
      </w:r>
      <w:r w:rsidRPr="00CF658F">
        <w:rPr>
          <w:rStyle w:val="HTMLCode"/>
          <w:rFonts w:asciiTheme="majorHAnsi" w:hAnsiTheme="majorHAnsi"/>
        </w:rPr>
        <w:t>requirements.txt</w:t>
      </w:r>
      <w:r w:rsidRPr="00CF658F">
        <w:rPr>
          <w:rFonts w:asciiTheme="majorHAnsi" w:hAnsiTheme="majorHAnsi"/>
        </w:rPr>
        <w:t xml:space="preserve"> or equivalent)</w:t>
      </w:r>
    </w:p>
    <w:p w14:paraId="67B91C90" w14:textId="77777777" w:rsidR="00CF658F" w:rsidRPr="00CF658F" w:rsidRDefault="00CF658F">
      <w:pPr>
        <w:pStyle w:val="NormalWeb"/>
        <w:numPr>
          <w:ilvl w:val="0"/>
          <w:numId w:val="23"/>
        </w:numPr>
        <w:rPr>
          <w:rFonts w:asciiTheme="majorHAnsi" w:hAnsiTheme="majorHAnsi"/>
        </w:rPr>
      </w:pPr>
      <w:r w:rsidRPr="00CF658F">
        <w:rPr>
          <w:rFonts w:asciiTheme="majorHAnsi" w:hAnsiTheme="majorHAnsi"/>
        </w:rPr>
        <w:t>Any additional assets required to run the solution</w:t>
      </w:r>
    </w:p>
    <w:p w14:paraId="4389B6B3" w14:textId="77777777" w:rsidR="00CF658F" w:rsidRPr="00CF658F" w:rsidRDefault="00CF658F" w:rsidP="00CF658F">
      <w:pPr>
        <w:pStyle w:val="NormalWeb"/>
        <w:rPr>
          <w:rFonts w:asciiTheme="majorHAnsi" w:hAnsiTheme="majorHAnsi"/>
        </w:rPr>
      </w:pPr>
      <w:r w:rsidRPr="00CF658F">
        <w:rPr>
          <w:rFonts w:asciiTheme="majorHAnsi" w:hAnsiTheme="majorHAnsi"/>
        </w:rPr>
        <w:t>Participants should organize the repository in a logical and maintainable structure that makes it easy for reviewers to understand and execute the solution.</w:t>
      </w:r>
    </w:p>
    <w:p w14:paraId="4A97227E" w14:textId="77777777" w:rsidR="00CF658F" w:rsidRPr="00CF658F" w:rsidRDefault="00CF658F" w:rsidP="00CF658F">
      <w:pPr>
        <w:pStyle w:val="Heading3"/>
        <w:rPr>
          <w:rFonts w:asciiTheme="majorHAnsi" w:hAnsiTheme="majorHAnsi"/>
        </w:rPr>
      </w:pPr>
      <w:r w:rsidRPr="00CF658F">
        <w:rPr>
          <w:rFonts w:asciiTheme="majorHAnsi" w:hAnsiTheme="majorHAnsi"/>
        </w:rPr>
        <w:t>Repository Access</w:t>
      </w:r>
    </w:p>
    <w:p w14:paraId="23130EB9" w14:textId="77777777" w:rsidR="00CF658F" w:rsidRPr="00CF658F" w:rsidRDefault="00CF658F" w:rsidP="00CF658F">
      <w:pPr>
        <w:pStyle w:val="NormalWeb"/>
        <w:rPr>
          <w:rFonts w:asciiTheme="majorHAnsi" w:hAnsiTheme="majorHAnsi"/>
        </w:rPr>
      </w:pPr>
      <w:r w:rsidRPr="00CF658F">
        <w:rPr>
          <w:rFonts w:asciiTheme="majorHAnsi" w:hAnsiTheme="majorHAnsi"/>
        </w:rPr>
        <w:t>The completed solution must be pushed to the participant's personal GitHub account.</w:t>
      </w:r>
    </w:p>
    <w:p w14:paraId="2D28859B" w14:textId="77777777" w:rsidR="00CF658F" w:rsidRPr="00CF658F" w:rsidRDefault="00CF658F" w:rsidP="00CF658F">
      <w:pPr>
        <w:pStyle w:val="NormalWeb"/>
        <w:rPr>
          <w:rFonts w:asciiTheme="majorHAnsi" w:hAnsiTheme="majorHAnsi"/>
        </w:rPr>
      </w:pPr>
      <w:r w:rsidRPr="00CF658F">
        <w:rPr>
          <w:rFonts w:asciiTheme="majorHAnsi" w:hAnsiTheme="majorHAnsi"/>
        </w:rPr>
        <w:t>Participants should grant access to the repository by adding the following GitHub user as a collaborator:</w:t>
      </w:r>
    </w:p>
    <w:p w14:paraId="069A6035" w14:textId="05782FED" w:rsidR="00CF658F" w:rsidRPr="00CF658F" w:rsidRDefault="00CF658F" w:rsidP="00CF658F">
      <w:pPr>
        <w:pStyle w:val="NormalWeb"/>
        <w:rPr>
          <w:rFonts w:asciiTheme="majorHAnsi" w:hAnsiTheme="majorHAnsi" w:cs="Segoe UI"/>
          <w:sz w:val="21"/>
          <w:szCs w:val="21"/>
        </w:rPr>
      </w:pPr>
      <w:r w:rsidRPr="00CF658F">
        <w:rPr>
          <w:rStyle w:val="Strong"/>
          <w:rFonts w:asciiTheme="majorHAnsi" w:hAnsiTheme="majorHAnsi"/>
        </w:rPr>
        <w:t>GitHub User:</w:t>
      </w:r>
      <w:r w:rsidRPr="00CF658F">
        <w:rPr>
          <w:rFonts w:asciiTheme="majorHAnsi" w:hAnsiTheme="majorHAnsi"/>
        </w:rPr>
        <w:t xml:space="preserve"> </w:t>
      </w:r>
      <w:r w:rsidRPr="00CF658F">
        <w:rPr>
          <w:rFonts w:asciiTheme="majorHAnsi" w:hAnsiTheme="majorHAnsi" w:cs="Segoe UI"/>
          <w:sz w:val="21"/>
          <w:szCs w:val="21"/>
        </w:rPr>
        <w:t>azentio-talent-Aquisitio</w:t>
      </w:r>
      <w:r w:rsidRPr="00CF658F">
        <w:rPr>
          <w:rFonts w:asciiTheme="majorHAnsi" w:hAnsiTheme="majorHAnsi" w:cs="Segoe UI"/>
          <w:sz w:val="21"/>
          <w:szCs w:val="21"/>
        </w:rPr>
        <w:t>n</w:t>
      </w:r>
    </w:p>
    <w:p w14:paraId="6B697D02" w14:textId="77777777" w:rsidR="00CF658F" w:rsidRPr="00CF658F" w:rsidRDefault="00CF658F" w:rsidP="00CF658F">
      <w:pPr>
        <w:pStyle w:val="NormalWeb"/>
        <w:rPr>
          <w:rFonts w:asciiTheme="majorHAnsi" w:hAnsiTheme="majorHAnsi"/>
        </w:rPr>
      </w:pPr>
      <w:r w:rsidRPr="00CF658F">
        <w:rPr>
          <w:rFonts w:asciiTheme="majorHAnsi" w:hAnsiTheme="majorHAnsi"/>
        </w:rPr>
        <w:t>Additionally, participants must share the repository URL with:</w:t>
      </w:r>
    </w:p>
    <w:p w14:paraId="48EDB8ED" w14:textId="105329EE" w:rsidR="00CF658F" w:rsidRPr="00CF658F" w:rsidRDefault="00CF658F" w:rsidP="00CF658F">
      <w:pPr>
        <w:pStyle w:val="NormalWeb"/>
        <w:rPr>
          <w:rFonts w:asciiTheme="majorHAnsi" w:hAnsiTheme="majorHAnsi"/>
        </w:rPr>
      </w:pPr>
      <w:r w:rsidRPr="00CF658F">
        <w:rPr>
          <w:rStyle w:val="Strong"/>
          <w:rFonts w:asciiTheme="majorHAnsi" w:hAnsiTheme="majorHAnsi"/>
        </w:rPr>
        <w:t>Email:</w:t>
      </w:r>
      <w:r w:rsidRPr="00CF658F">
        <w:rPr>
          <w:rFonts w:asciiTheme="majorHAnsi" w:hAnsiTheme="majorHAnsi"/>
        </w:rPr>
        <w:t xml:space="preserve"> tateam@azentio.com</w:t>
      </w:r>
    </w:p>
    <w:p w14:paraId="62DC3808" w14:textId="77777777" w:rsidR="00CF658F" w:rsidRPr="00CF658F" w:rsidRDefault="00CF658F" w:rsidP="00CF658F">
      <w:pPr>
        <w:pStyle w:val="Heading3"/>
        <w:rPr>
          <w:rFonts w:asciiTheme="majorHAnsi" w:hAnsiTheme="majorHAnsi"/>
        </w:rPr>
      </w:pPr>
      <w:r w:rsidRPr="00CF658F">
        <w:rPr>
          <w:rFonts w:asciiTheme="majorHAnsi" w:hAnsiTheme="majorHAnsi"/>
        </w:rPr>
        <w:t>Submission Deadline</w:t>
      </w:r>
    </w:p>
    <w:p w14:paraId="355E863D" w14:textId="77777777" w:rsidR="00CF658F" w:rsidRPr="00CF658F" w:rsidRDefault="00CF658F" w:rsidP="00CF658F">
      <w:pPr>
        <w:pStyle w:val="NormalWeb"/>
        <w:rPr>
          <w:rFonts w:asciiTheme="majorHAnsi" w:hAnsiTheme="majorHAnsi"/>
        </w:rPr>
      </w:pPr>
      <w:r w:rsidRPr="00CF658F">
        <w:rPr>
          <w:rFonts w:asciiTheme="majorHAnsi" w:hAnsiTheme="majorHAnsi"/>
        </w:rPr>
        <w:t>The GitHub repository must be shared before the end of the hackathon. Only the latest commit available at the submission deadline will be considered for evaluation.</w:t>
      </w:r>
    </w:p>
    <w:p w14:paraId="0650AB41" w14:textId="77777777" w:rsidR="00CF658F" w:rsidRPr="00CF658F" w:rsidRDefault="00CF658F" w:rsidP="00CF658F">
      <w:pPr>
        <w:pStyle w:val="Heading3"/>
        <w:rPr>
          <w:rFonts w:asciiTheme="majorHAnsi" w:hAnsiTheme="majorHAnsi"/>
        </w:rPr>
      </w:pPr>
      <w:r w:rsidRPr="00CF658F">
        <w:rPr>
          <w:rFonts w:asciiTheme="majorHAnsi" w:hAnsiTheme="majorHAnsi"/>
        </w:rPr>
        <w:t>Important Notes</w:t>
      </w:r>
    </w:p>
    <w:p w14:paraId="5FC68EF7" w14:textId="77777777" w:rsidR="00CF658F" w:rsidRPr="00CF658F" w:rsidRDefault="00CF658F">
      <w:pPr>
        <w:pStyle w:val="NormalWeb"/>
        <w:numPr>
          <w:ilvl w:val="0"/>
          <w:numId w:val="24"/>
        </w:numPr>
        <w:rPr>
          <w:rFonts w:asciiTheme="majorHAnsi" w:hAnsiTheme="majorHAnsi"/>
        </w:rPr>
      </w:pPr>
      <w:r w:rsidRPr="00CF658F">
        <w:rPr>
          <w:rFonts w:asciiTheme="majorHAnsi" w:hAnsiTheme="majorHAnsi"/>
        </w:rPr>
        <w:t>The submitted repository should be self-contained and reproducible.</w:t>
      </w:r>
    </w:p>
    <w:p w14:paraId="5F6775F7" w14:textId="77777777" w:rsidR="00CF658F" w:rsidRPr="00CF658F" w:rsidRDefault="00CF658F">
      <w:pPr>
        <w:pStyle w:val="NormalWeb"/>
        <w:numPr>
          <w:ilvl w:val="0"/>
          <w:numId w:val="24"/>
        </w:numPr>
        <w:rPr>
          <w:rFonts w:asciiTheme="majorHAnsi" w:hAnsiTheme="majorHAnsi"/>
        </w:rPr>
      </w:pPr>
      <w:r w:rsidRPr="00CF658F">
        <w:rPr>
          <w:rFonts w:asciiTheme="majorHAnsi" w:hAnsiTheme="majorHAnsi"/>
        </w:rPr>
        <w:t>Ensure that all required files are committed before submission.</w:t>
      </w:r>
    </w:p>
    <w:p w14:paraId="1F257593" w14:textId="77777777" w:rsidR="00CF658F" w:rsidRPr="00CF658F" w:rsidRDefault="00CF658F">
      <w:pPr>
        <w:pStyle w:val="NormalWeb"/>
        <w:numPr>
          <w:ilvl w:val="0"/>
          <w:numId w:val="24"/>
        </w:numPr>
        <w:rPr>
          <w:rFonts w:asciiTheme="majorHAnsi" w:hAnsiTheme="majorHAnsi"/>
        </w:rPr>
      </w:pPr>
      <w:r w:rsidRPr="00CF658F">
        <w:rPr>
          <w:rFonts w:asciiTheme="majorHAnsi" w:hAnsiTheme="majorHAnsi"/>
        </w:rPr>
        <w:lastRenderedPageBreak/>
        <w:t>Avoid committing unnecessary files such as virtual environments, temporary files, caches, or large datasets that can be regenerated.</w:t>
      </w:r>
    </w:p>
    <w:p w14:paraId="7B1C5101" w14:textId="77777777" w:rsidR="00CF658F" w:rsidRPr="00CF658F" w:rsidRDefault="00CF658F">
      <w:pPr>
        <w:pStyle w:val="NormalWeb"/>
        <w:numPr>
          <w:ilvl w:val="0"/>
          <w:numId w:val="24"/>
        </w:numPr>
        <w:rPr>
          <w:rFonts w:asciiTheme="majorHAnsi" w:hAnsiTheme="majorHAnsi"/>
        </w:rPr>
      </w:pPr>
      <w:r w:rsidRPr="00CF658F">
        <w:rPr>
          <w:rFonts w:asciiTheme="majorHAnsi" w:hAnsiTheme="majorHAnsi"/>
        </w:rPr>
        <w:t>If external models or datasets are required, provide clear instructions for downloading them.</w:t>
      </w:r>
    </w:p>
    <w:p w14:paraId="46B743FA" w14:textId="77777777" w:rsidR="00CF658F" w:rsidRPr="00CF658F" w:rsidRDefault="00CF658F" w:rsidP="0019662B">
      <w:pPr>
        <w:rPr>
          <w:rFonts w:asciiTheme="majorHAnsi" w:hAnsiTheme="majorHAnsi"/>
        </w:rPr>
      </w:pPr>
    </w:p>
    <w:sectPr w:rsidR="00CF658F" w:rsidRPr="00CF658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9ADA3D" w14:textId="77777777" w:rsidR="00877DB1" w:rsidRDefault="00877DB1" w:rsidP="001701BE">
      <w:pPr>
        <w:spacing w:after="0"/>
      </w:pPr>
      <w:r>
        <w:separator/>
      </w:r>
    </w:p>
  </w:endnote>
  <w:endnote w:type="continuationSeparator" w:id="0">
    <w:p w14:paraId="30D246D9" w14:textId="77777777" w:rsidR="00877DB1" w:rsidRDefault="00877DB1" w:rsidP="001701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0ECFE8" w14:textId="77777777" w:rsidR="00877DB1" w:rsidRDefault="00877DB1" w:rsidP="001701BE">
      <w:pPr>
        <w:spacing w:after="0"/>
      </w:pPr>
      <w:r>
        <w:separator/>
      </w:r>
    </w:p>
  </w:footnote>
  <w:footnote w:type="continuationSeparator" w:id="0">
    <w:p w14:paraId="5B36D912" w14:textId="77777777" w:rsidR="00877DB1" w:rsidRDefault="00877DB1" w:rsidP="001701B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E66E91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736C9E"/>
    <w:multiLevelType w:val="multilevel"/>
    <w:tmpl w:val="5B1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34AFF"/>
    <w:multiLevelType w:val="multilevel"/>
    <w:tmpl w:val="9D78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0E86"/>
    <w:multiLevelType w:val="multilevel"/>
    <w:tmpl w:val="ACB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20404"/>
    <w:multiLevelType w:val="multilevel"/>
    <w:tmpl w:val="658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42AFD"/>
    <w:multiLevelType w:val="multilevel"/>
    <w:tmpl w:val="F32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66D58"/>
    <w:multiLevelType w:val="multilevel"/>
    <w:tmpl w:val="1CE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FDA"/>
    <w:multiLevelType w:val="multilevel"/>
    <w:tmpl w:val="50C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E5A16"/>
    <w:multiLevelType w:val="multilevel"/>
    <w:tmpl w:val="A2D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D4380"/>
    <w:multiLevelType w:val="multilevel"/>
    <w:tmpl w:val="6DC8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1524E"/>
    <w:multiLevelType w:val="multilevel"/>
    <w:tmpl w:val="5E1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D6B0A"/>
    <w:multiLevelType w:val="multilevel"/>
    <w:tmpl w:val="3EEA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66A63"/>
    <w:multiLevelType w:val="multilevel"/>
    <w:tmpl w:val="482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61B4F"/>
    <w:multiLevelType w:val="multilevel"/>
    <w:tmpl w:val="D1B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8012E"/>
    <w:multiLevelType w:val="multilevel"/>
    <w:tmpl w:val="C22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715477">
    <w:abstractNumId w:val="0"/>
  </w:num>
  <w:num w:numId="2" w16cid:durableId="1859345184">
    <w:abstractNumId w:val="0"/>
  </w:num>
  <w:num w:numId="3" w16cid:durableId="1528449501">
    <w:abstractNumId w:val="0"/>
  </w:num>
  <w:num w:numId="4" w16cid:durableId="189883566">
    <w:abstractNumId w:val="0"/>
  </w:num>
  <w:num w:numId="5" w16cid:durableId="1522551298">
    <w:abstractNumId w:val="0"/>
  </w:num>
  <w:num w:numId="6" w16cid:durableId="1921788513">
    <w:abstractNumId w:val="0"/>
  </w:num>
  <w:num w:numId="7" w16cid:durableId="696272250">
    <w:abstractNumId w:val="0"/>
  </w:num>
  <w:num w:numId="8" w16cid:durableId="643195397">
    <w:abstractNumId w:val="0"/>
  </w:num>
  <w:num w:numId="9" w16cid:durableId="994451982">
    <w:abstractNumId w:val="0"/>
  </w:num>
  <w:num w:numId="10" w16cid:durableId="1951234919">
    <w:abstractNumId w:val="0"/>
  </w:num>
  <w:num w:numId="11" w16cid:durableId="1912618584">
    <w:abstractNumId w:val="1"/>
  </w:num>
  <w:num w:numId="12" w16cid:durableId="358239794">
    <w:abstractNumId w:val="11"/>
  </w:num>
  <w:num w:numId="13" w16cid:durableId="601886603">
    <w:abstractNumId w:val="6"/>
  </w:num>
  <w:num w:numId="14" w16cid:durableId="830751044">
    <w:abstractNumId w:val="13"/>
  </w:num>
  <w:num w:numId="15" w16cid:durableId="1428766487">
    <w:abstractNumId w:val="3"/>
  </w:num>
  <w:num w:numId="16" w16cid:durableId="2011984247">
    <w:abstractNumId w:val="4"/>
  </w:num>
  <w:num w:numId="17" w16cid:durableId="614144147">
    <w:abstractNumId w:val="8"/>
  </w:num>
  <w:num w:numId="18" w16cid:durableId="2044164244">
    <w:abstractNumId w:val="12"/>
  </w:num>
  <w:num w:numId="19" w16cid:durableId="1019239555">
    <w:abstractNumId w:val="7"/>
  </w:num>
  <w:num w:numId="20" w16cid:durableId="839582933">
    <w:abstractNumId w:val="10"/>
  </w:num>
  <w:num w:numId="21" w16cid:durableId="1610235425">
    <w:abstractNumId w:val="2"/>
  </w:num>
  <w:num w:numId="22" w16cid:durableId="1054230138">
    <w:abstractNumId w:val="9"/>
  </w:num>
  <w:num w:numId="23" w16cid:durableId="911696139">
    <w:abstractNumId w:val="14"/>
  </w:num>
  <w:num w:numId="24" w16cid:durableId="1650750657">
    <w:abstractNumId w:val="5"/>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poorv Jain">
    <w15:presenceInfo w15:providerId="AD" w15:userId="S::IN04614@azentio.com::de340db5-8088-4a0a-83a0-cab8c90442b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C0"/>
    <w:rsid w:val="001272B6"/>
    <w:rsid w:val="001701BE"/>
    <w:rsid w:val="001922E8"/>
    <w:rsid w:val="0019662B"/>
    <w:rsid w:val="001A3BFA"/>
    <w:rsid w:val="00392889"/>
    <w:rsid w:val="003C3DF2"/>
    <w:rsid w:val="0046006C"/>
    <w:rsid w:val="004A4D70"/>
    <w:rsid w:val="004B1728"/>
    <w:rsid w:val="004F1BBF"/>
    <w:rsid w:val="005839B9"/>
    <w:rsid w:val="005C6311"/>
    <w:rsid w:val="005C7364"/>
    <w:rsid w:val="00604A1F"/>
    <w:rsid w:val="00642DA3"/>
    <w:rsid w:val="0065682C"/>
    <w:rsid w:val="006E4152"/>
    <w:rsid w:val="00830431"/>
    <w:rsid w:val="00835DBD"/>
    <w:rsid w:val="00877DB1"/>
    <w:rsid w:val="008A1A8D"/>
    <w:rsid w:val="008E5626"/>
    <w:rsid w:val="009B371D"/>
    <w:rsid w:val="009D0BB3"/>
    <w:rsid w:val="00A71258"/>
    <w:rsid w:val="00B628F8"/>
    <w:rsid w:val="00B7160F"/>
    <w:rsid w:val="00BB3E0E"/>
    <w:rsid w:val="00BC1EB2"/>
    <w:rsid w:val="00BF1B7A"/>
    <w:rsid w:val="00C15A4E"/>
    <w:rsid w:val="00C26A91"/>
    <w:rsid w:val="00C9223A"/>
    <w:rsid w:val="00CF658F"/>
    <w:rsid w:val="00CF73E5"/>
    <w:rsid w:val="00D27A5B"/>
    <w:rsid w:val="00DD0E0A"/>
    <w:rsid w:val="00E34BC1"/>
    <w:rsid w:val="00EC27B2"/>
    <w:rsid w:val="00F308C8"/>
    <w:rsid w:val="00F36926"/>
    <w:rsid w:val="00F62D78"/>
    <w:rsid w:val="00F935B3"/>
    <w:rsid w:val="00FB5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7C42"/>
  <w15:docId w15:val="{EB6EFC70-52B8-9841-8C32-3FBD33E8A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701BE"/>
    <w:pPr>
      <w:tabs>
        <w:tab w:val="center" w:pos="4680"/>
        <w:tab w:val="right" w:pos="9360"/>
      </w:tabs>
      <w:spacing w:after="0"/>
    </w:pPr>
  </w:style>
  <w:style w:type="character" w:customStyle="1" w:styleId="HeaderChar">
    <w:name w:val="Header Char"/>
    <w:basedOn w:val="DefaultParagraphFont"/>
    <w:link w:val="Header"/>
    <w:rsid w:val="001701BE"/>
  </w:style>
  <w:style w:type="paragraph" w:styleId="Footer">
    <w:name w:val="footer"/>
    <w:basedOn w:val="Normal"/>
    <w:link w:val="FooterChar"/>
    <w:rsid w:val="001701BE"/>
    <w:pPr>
      <w:tabs>
        <w:tab w:val="center" w:pos="4680"/>
        <w:tab w:val="right" w:pos="9360"/>
      </w:tabs>
      <w:spacing w:after="0"/>
    </w:pPr>
  </w:style>
  <w:style w:type="character" w:customStyle="1" w:styleId="FooterChar">
    <w:name w:val="Footer Char"/>
    <w:basedOn w:val="DefaultParagraphFont"/>
    <w:link w:val="Footer"/>
    <w:rsid w:val="001701BE"/>
  </w:style>
  <w:style w:type="paragraph" w:styleId="ListParagraph">
    <w:name w:val="List Paragraph"/>
    <w:basedOn w:val="Normal"/>
    <w:rsid w:val="001922E8"/>
    <w:pPr>
      <w:ind w:left="720"/>
      <w:contextualSpacing/>
    </w:pPr>
  </w:style>
  <w:style w:type="paragraph" w:customStyle="1" w:styleId="isselectedend">
    <w:name w:val="isselectedend"/>
    <w:basedOn w:val="Normal"/>
    <w:rsid w:val="00BC1EB2"/>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BC1EB2"/>
    <w:pPr>
      <w:spacing w:before="100" w:beforeAutospacing="1" w:after="100" w:afterAutospacing="1"/>
    </w:pPr>
    <w:rPr>
      <w:rFonts w:ascii="Times New Roman" w:eastAsia="Times New Roman" w:hAnsi="Times New Roman" w:cs="Times New Roman"/>
    </w:rPr>
  </w:style>
  <w:style w:type="paragraph" w:styleId="Revision">
    <w:name w:val="Revision"/>
    <w:hidden/>
    <w:rsid w:val="00F36926"/>
    <w:pPr>
      <w:spacing w:after="0"/>
    </w:pPr>
  </w:style>
  <w:style w:type="character" w:styleId="HTMLCode">
    <w:name w:val="HTML Code"/>
    <w:basedOn w:val="DefaultParagraphFont"/>
    <w:uiPriority w:val="99"/>
    <w:unhideWhenUsed/>
    <w:rsid w:val="00CF658F"/>
    <w:rPr>
      <w:rFonts w:ascii="Courier New" w:eastAsia="Times New Roman" w:hAnsi="Courier New" w:cs="Courier New"/>
      <w:sz w:val="20"/>
      <w:szCs w:val="20"/>
    </w:rPr>
  </w:style>
  <w:style w:type="character" w:styleId="Strong">
    <w:name w:val="Strong"/>
    <w:basedOn w:val="DefaultParagraphFont"/>
    <w:uiPriority w:val="22"/>
    <w:qFormat/>
    <w:rsid w:val="00CF6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2121</Words>
  <Characters>13918</Characters>
  <Application>Microsoft Office Word</Application>
  <DocSecurity>0</DocSecurity>
  <Lines>632</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Apoorv Jain</dc:creator>
  <cp:keywords/>
  <cp:lastModifiedBy>Apoorv Jain</cp:lastModifiedBy>
  <cp:revision>2</cp:revision>
  <cp:lastPrinted>2026-06-26T15:37:00Z</cp:lastPrinted>
  <dcterms:created xsi:type="dcterms:W3CDTF">2026-06-27T02:48:00Z</dcterms:created>
  <dcterms:modified xsi:type="dcterms:W3CDTF">2026-06-27T02:48:00Z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8f4586-f3cb-4b0d-8698-76316a45157f_Enabled">
    <vt:lpwstr>true</vt:lpwstr>
  </property>
  <property fmtid="{D5CDD505-2E9C-101B-9397-08002B2CF9AE}" pid="3" name="MSIP_Label_208f4586-f3cb-4b0d-8698-76316a45157f_SetDate">
    <vt:lpwstr>2026-06-24T11:56:30Z</vt:lpwstr>
  </property>
  <property fmtid="{D5CDD505-2E9C-101B-9397-08002B2CF9AE}" pid="4" name="MSIP_Label_208f4586-f3cb-4b0d-8698-76316a45157f_Method">
    <vt:lpwstr>Standard</vt:lpwstr>
  </property>
  <property fmtid="{D5CDD505-2E9C-101B-9397-08002B2CF9AE}" pid="5" name="MSIP_Label_208f4586-f3cb-4b0d-8698-76316a45157f_Name">
    <vt:lpwstr>Public</vt:lpwstr>
  </property>
  <property fmtid="{D5CDD505-2E9C-101B-9397-08002B2CF9AE}" pid="6" name="MSIP_Label_208f4586-f3cb-4b0d-8698-76316a45157f_SiteId">
    <vt:lpwstr>96c22749-a24e-44aa-8c45-4c7071040df3</vt:lpwstr>
  </property>
  <property fmtid="{D5CDD505-2E9C-101B-9397-08002B2CF9AE}" pid="7" name="MSIP_Label_208f4586-f3cb-4b0d-8698-76316a45157f_ActionId">
    <vt:lpwstr>82cced40-4770-4d86-867e-64a579394ec6</vt:lpwstr>
  </property>
  <property fmtid="{D5CDD505-2E9C-101B-9397-08002B2CF9AE}" pid="8" name="MSIP_Label_208f4586-f3cb-4b0d-8698-76316a45157f_ContentBits">
    <vt:lpwstr>0</vt:lpwstr>
  </property>
  <property fmtid="{D5CDD505-2E9C-101B-9397-08002B2CF9AE}" pid="9" name="MSIP_Label_208f4586-f3cb-4b0d-8698-76316a45157f_Tag">
    <vt:lpwstr>50, 3, 0, 1</vt:lpwstr>
  </property>
</Properties>
</file>